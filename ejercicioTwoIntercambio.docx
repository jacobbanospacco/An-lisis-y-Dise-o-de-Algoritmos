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D64" w:rsidDel="00BC7E41" w:rsidRDefault="00BC7E41" w:rsidP="00BC7E41">
      <w:pPr>
        <w:pStyle w:val="Ttulo1"/>
        <w:rPr>
          <w:del w:id="0" w:author="LAB-USR-HUANCAYO" w:date="2026-08-23T12:37:00Z"/>
        </w:rPr>
      </w:pPr>
      <w:del w:id="1" w:author="LAB-USR-HUANCAYO" w:date="2026-08-23T12:37:00Z">
        <w:r w:rsidDel="00BC7E41">
          <w:rPr>
            <w:b/>
            <w:bCs/>
            <w:color w:val="C00000"/>
          </w:rPr>
          <w:delText>Ejercicios desarrollados - Semana 2</w:delText>
        </w:r>
      </w:del>
    </w:p>
    <w:p w:rsidR="00B96D64" w:rsidRDefault="00BC7E41" w:rsidP="00BC7E41">
      <w:pPr>
        <w:pPrChange w:id="2" w:author="LAB-USR-HUANCAYO" w:date="2026-08-23T12:36:00Z">
          <w:pPr>
            <w:spacing w:after="250"/>
          </w:pPr>
        </w:pPrChange>
      </w:pPr>
      <w:del w:id="3" w:author="LAB-USR-HUANCAYO" w:date="2026-08-23T12:37:00Z">
        <w:r w:rsidDel="00BC7E41">
          <w:rPr>
            <w:sz w:val="22"/>
            <w:szCs w:val="22"/>
          </w:rPr>
          <w:delText>Ordenación por intercambio (burbuja)</w:delText>
        </w:r>
      </w:del>
      <w:r>
        <w:rPr>
          <w:b/>
          <w:bCs/>
          <w:color w:val="C00000"/>
        </w:rPr>
        <w:t>Ejercicio 1</w:t>
      </w:r>
    </w:p>
    <w:p w:rsidR="00B96D64" w:rsidRDefault="00BC7E41" w:rsidP="00BC7E41">
      <w:pPr>
        <w:pPrChange w:id="4" w:author="LAB-USR-HUANCAYO" w:date="2026-08-23T12:36:00Z">
          <w:pPr>
            <w:spacing w:after="150"/>
          </w:pPr>
        </w:pPrChange>
      </w:pPr>
      <w:r>
        <w:rPr>
          <w:b/>
          <w:bCs/>
          <w:sz w:val="21"/>
          <w:szCs w:val="21"/>
        </w:rPr>
        <w:t>A</w:t>
      </w:r>
      <w:r>
        <w:rPr>
          <w:b/>
          <w:bCs/>
          <w:sz w:val="21"/>
          <w:szCs w:val="21"/>
        </w:rPr>
        <w:t>rreglo inicial: [7, 84, 302, 1450, 9, 26, 718, 4005, 113, 3]</w:t>
      </w:r>
    </w:p>
    <w:p w:rsidR="00B96D64" w:rsidRDefault="00BC7E41" w:rsidP="00BC7E41">
      <w:pPr>
        <w:pPrChange w:id="5" w:author="LAB-USR-HUANCAYO" w:date="2026-08-23T12:36:00Z">
          <w:pPr>
            <w:spacing w:after="60"/>
          </w:pPr>
        </w:pPrChange>
      </w:pPr>
      <w:r>
        <w:rPr>
          <w:b/>
          <w:bCs/>
          <w:sz w:val="21"/>
          <w:szCs w:val="21"/>
        </w:rPr>
        <w:t>Código</w:t>
      </w:r>
      <w:r>
        <w:rPr>
          <w:b/>
          <w:bCs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0"/>
      </w:tblGrid>
      <w:tr w:rsidR="00B96D6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96D64" w:rsidRDefault="00BC7E41" w:rsidP="00BC7E41">
            <w:pPr>
              <w:pPrChange w:id="6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[7, 84, 302, 1450, 9, 26, 718, 4005, 113, 3]</w:t>
            </w:r>
          </w:p>
          <w:p w:rsidR="00B96D64" w:rsidRDefault="00BC7E41" w:rsidP="00BC7E41">
            <w:pPr>
              <w:pPrChange w:id="7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:rsidR="00B96D64" w:rsidRDefault="00BC7E41" w:rsidP="00BC7E41">
            <w:pPr>
              <w:pPrChange w:id="8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):</w:t>
            </w:r>
          </w:p>
          <w:p w:rsidR="00B96D64" w:rsidRDefault="00BC7E41" w:rsidP="00BC7E41">
            <w:pPr>
              <w:pPrChange w:id="9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- 1</w:t>
            </w:r>
          </w:p>
          <w:p w:rsidR="00B96D64" w:rsidRDefault="00BC7E41" w:rsidP="00BC7E41">
            <w:pPr>
              <w:pPrChange w:id="10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&gt; 0:</w:t>
            </w:r>
          </w:p>
          <w:p w:rsidR="00B96D64" w:rsidRDefault="00BC7E41" w:rsidP="00BC7E41">
            <w:pPr>
              <w:pPrChange w:id="11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</w:t>
            </w:r>
          </w:p>
          <w:p w:rsidR="00B96D64" w:rsidRDefault="00BC7E41" w:rsidP="00BC7E41">
            <w:pPr>
              <w:pPrChange w:id="12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j in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):</w:t>
            </w:r>
          </w:p>
          <w:p w:rsidR="00B96D64" w:rsidRDefault="00BC7E41" w:rsidP="00BC7E41">
            <w:pPr>
              <w:pPrChange w:id="13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[j] 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 + 1]:</w:t>
            </w:r>
          </w:p>
          <w:p w:rsidR="00B96D64" w:rsidRDefault="00BC7E41" w:rsidP="00BC7E41">
            <w:pPr>
              <w:pPrChange w:id="14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[j],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j + 1]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 + 1],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[j]</w:t>
            </w:r>
          </w:p>
          <w:p w:rsidR="00B96D64" w:rsidRDefault="00BC7E41" w:rsidP="00BC7E41">
            <w:pPr>
              <w:pPrChange w:id="15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j</w:t>
            </w:r>
          </w:p>
          <w:p w:rsidR="00B96D64" w:rsidRDefault="00BC7E41" w:rsidP="00BC7E41">
            <w:pPr>
              <w:pPrChange w:id="16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</w:p>
          <w:p w:rsidR="00B96D64" w:rsidRDefault="00BC7E41" w:rsidP="00BC7E41">
            <w:pPr>
              <w:pPrChange w:id="17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</w:p>
          <w:p w:rsidR="00B96D64" w:rsidRDefault="00BC7E41" w:rsidP="00BC7E41">
            <w:pPr>
              <w:pPrChange w:id="18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:rsidR="00B96D64" w:rsidRDefault="00BC7E41" w:rsidP="00BC7E41">
            <w:pPr>
              <w:pPrChange w:id="19" w:author="LAB-USR-HUANCAYO" w:date="2026-08-23T12:36:00Z">
                <w:pPr/>
              </w:pPrChange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"Original:",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:rsidR="00B96D64" w:rsidRDefault="00BC7E41" w:rsidP="00BC7E41">
            <w:pPr>
              <w:pPrChange w:id="20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("Ordenado:",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[:]))</w:t>
            </w:r>
          </w:p>
        </w:tc>
      </w:tr>
    </w:tbl>
    <w:p w:rsidR="00B96D64" w:rsidRDefault="00BC7E41" w:rsidP="00BC7E41">
      <w:pPr>
        <w:pPrChange w:id="21" w:author="LAB-USR-HUANCAYO" w:date="2026-08-23T12:36:00Z">
          <w:pPr>
            <w:spacing w:after="60"/>
          </w:pPr>
        </w:pPrChange>
      </w:pPr>
      <w:r>
        <w:rPr>
          <w:b/>
          <w:bCs/>
        </w:rPr>
        <w:t xml:space="preserve">Comparaciones reales: 45 / 45 </w:t>
      </w:r>
    </w:p>
    <w:p w:rsidR="00B96D64" w:rsidRDefault="00BC7E41" w:rsidP="00BC7E41">
      <w:pPr>
        <w:pPrChange w:id="22" w:author="LAB-USR-HUANCAYO" w:date="2026-08-23T12:36:00Z">
          <w:pPr>
            <w:spacing w:after="60"/>
          </w:pPr>
        </w:pPrChange>
      </w:pPr>
      <w:r>
        <w:rPr>
          <w:b/>
          <w:bCs/>
        </w:rPr>
        <w:t>Traza completa: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3"/>
        <w:gridCol w:w="2158"/>
        <w:gridCol w:w="1619"/>
        <w:gridCol w:w="6150"/>
      </w:tblGrid>
      <w:tr w:rsidR="00B96D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C00000"/>
          </w:tcPr>
          <w:p w:rsidR="00B96D64" w:rsidRDefault="00BC7E41" w:rsidP="00BC7E41">
            <w:pPr>
              <w:pPrChange w:id="23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Pasada</w:t>
            </w:r>
          </w:p>
        </w:tc>
        <w:tc>
          <w:tcPr>
            <w:tcW w:w="1000" w:type="pct"/>
            <w:shd w:val="clear" w:color="auto" w:fill="C00000"/>
          </w:tcPr>
          <w:p w:rsidR="00B96D64" w:rsidRDefault="00BC7E41" w:rsidP="00BC7E41">
            <w:pPr>
              <w:pPrChange w:id="24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Comparación</w:t>
            </w:r>
          </w:p>
        </w:tc>
        <w:tc>
          <w:tcPr>
            <w:tcW w:w="750" w:type="pct"/>
            <w:shd w:val="clear" w:color="auto" w:fill="C00000"/>
          </w:tcPr>
          <w:p w:rsidR="00B96D64" w:rsidRDefault="00BC7E41" w:rsidP="00BC7E41">
            <w:pPr>
              <w:pPrChange w:id="25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Intercambio</w:t>
            </w:r>
          </w:p>
        </w:tc>
        <w:tc>
          <w:tcPr>
            <w:tcW w:w="2850" w:type="pct"/>
            <w:shd w:val="clear" w:color="auto" w:fill="C00000"/>
          </w:tcPr>
          <w:p w:rsidR="00B96D64" w:rsidRDefault="00BC7E41" w:rsidP="00BC7E41">
            <w:pPr>
              <w:pPrChange w:id="26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Estado del arreglo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2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2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 vs 84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2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3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84, 302, 1450, 9, 26, 718, 4005, 113, 3]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3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3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84 vs 302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3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3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84, 302, 1450, 9, 26, 718, 4005, 113, 3]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3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3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302 vs 1450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3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3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84, 302, 1450, 9, 26, 718, 4005, 113, 3]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3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4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1450 vs 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4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4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84, 302, 9, 1450, 26, 718, 4005, 113, 3]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4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4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1450 vs 26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4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4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84, 302, 9, 26, 1450, 718, 4005, 113, 3]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4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4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1450 vs 718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49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5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84, 302, 9, 26, 718, 1450, 4005, 113, 3]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5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5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1450 vs 4005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5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5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84, 302, 9, 26, 718, 1450, 4005, 113, 3]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5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5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4005 vs 113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5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5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84, 302, 9, 26, 718, 1450, 113, 4005, 3]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5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6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4005 vs 3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6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6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84, 302, 9, 26, 718, 1450, 113, 3,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6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6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 vs 84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6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6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84, 302, 9, 26, 718, 1450, 113, 3,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6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6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84 vs 302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6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7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84, 302, 9, 26, 718, 1450, 113, 3,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7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7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302 vs 9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73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7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84, 9, 302, 26, 718, 1450, 113, 3,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7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7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302 vs 26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7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7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84, 9, 26, 302, 718, 1450, 113, 3,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7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8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302 vs 718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8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8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84, 9, 26, 302, 718, 1450, 113, 3,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8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8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718 vs 1450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8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8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84, 9, 26, 302, 718, 1450, 113, 3,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8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8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1450 vs 113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89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9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84, 9, 26, 302, 718, 113, 1450, 3,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9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9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1450 vs 3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93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9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84, 9, 26, 302, 718, 113, 3,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9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9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 vs 84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9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9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84, 9, 26, 302, 718, 113, 3,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9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0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84 vs 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0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0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84, 26, 302, 718, 113, 3,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0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0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84 vs 26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0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0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26, 84, 302, 718, 113, 3,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0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0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84 vs 302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0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1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26, 84, 302, 718, 113, 3,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1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1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302 vs 718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1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1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26, 84, 302, 718, 113, 3,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1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1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718 vs 113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1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1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26, 84, 302, 113, 718, 3,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1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2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718 vs 3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2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2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26, 84, 302, 113, 3, 718,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2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2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 vs 9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2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2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26, 84, 302, 113, 3, 718,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2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2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 vs 26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2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3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26, 84, 302, 113, 3, 718,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3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3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26 vs 84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3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3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26, 84, 302, 113, 3, 718,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3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3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84 vs 302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3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3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26, 84, 302, 113, 3, 718,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3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4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302 vs 113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4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4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26, 84, 113, 302, 3, 718,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4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4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302 vs 3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4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4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26, 84, 113, 3, 302, 718,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4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4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 vs 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4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5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26, 84, 113, 3, 302, 718,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5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5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 vs 26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5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5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26, 84, 113, 3, 302, 718,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5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5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26 vs 84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5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5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26, 84, 113, 3, 302, 718,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5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6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84 vs 113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6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6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26, 84, 113, 3, 302, 718,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6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6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113 vs 3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6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6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26, 84, 3, 113, 302, 718,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6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6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 vs 9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6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7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26, 84, 3, 113, 302, 718,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7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7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 vs 26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7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7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26, 84, 3, 113, 302, 718,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7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7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26 vs 84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7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7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26, 84, 3, 113, 302, 718,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7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8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84 vs 3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8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8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26, 3, 84, 113, 302, 718,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8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8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 vs 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8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8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26, 3, 84, 113, 302, 718,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8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8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 vs 26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8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9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26, 3, 84, 113, 302, 718,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9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9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26 vs 3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93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9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3, 26, 84, 113, 302, 718,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9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9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 vs 9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9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9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9, 3, 26, 84, 113, 302, 718,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9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20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 vs 3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20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20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3, 9, 26, 84, 113, 302, 718, 1450, 4005]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20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20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 vs 3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20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20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7, 9, 26, 84, 113, 302, 718, 1450, 4005]</w:t>
            </w:r>
          </w:p>
        </w:tc>
      </w:tr>
    </w:tbl>
    <w:p w:rsidR="00B96D64" w:rsidRDefault="00BC7E41" w:rsidP="00BC7E41">
      <w:pPr>
        <w:pPrChange w:id="207" w:author="LAB-USR-HUANCAYO" w:date="2026-08-23T12:36:00Z">
          <w:pPr>
            <w:spacing w:after="40"/>
          </w:pPr>
        </w:pPrChange>
      </w:pPr>
      <w:r>
        <w:rPr>
          <w:b/>
          <w:bCs/>
          <w:sz w:val="21"/>
          <w:szCs w:val="21"/>
        </w:rPr>
        <w:t>Arreglo ordenado (resultado final): [3, 7, 9, 26, 84, 113, 30</w:t>
      </w:r>
      <w:bookmarkStart w:id="208" w:name="_GoBack"/>
      <w:bookmarkEnd w:id="208"/>
      <w:r>
        <w:rPr>
          <w:b/>
          <w:bCs/>
          <w:sz w:val="21"/>
          <w:szCs w:val="21"/>
        </w:rPr>
        <w:t>2, 718, 1450, 4005]</w:t>
      </w:r>
    </w:p>
    <w:p w:rsidR="00B96D64" w:rsidRDefault="00BC7E41" w:rsidP="00BC7E41">
      <w:pPr>
        <w:pStyle w:val="Ttulo2"/>
        <w:pageBreakBefore/>
        <w:pPrChange w:id="209" w:author="LAB-USR-HUANCAYO" w:date="2026-08-23T12:36:00Z">
          <w:pPr>
            <w:pStyle w:val="Ttulo2"/>
            <w:pageBreakBefore/>
            <w:spacing w:before="300" w:after="100"/>
          </w:pPr>
        </w:pPrChange>
      </w:pPr>
      <w:r>
        <w:rPr>
          <w:b/>
          <w:bCs/>
          <w:color w:val="C00000"/>
        </w:rPr>
        <w:lastRenderedPageBreak/>
        <w:t>Ejercicio 2</w:t>
      </w:r>
    </w:p>
    <w:p w:rsidR="00B96D64" w:rsidRDefault="00BC7E41" w:rsidP="00BC7E41">
      <w:pPr>
        <w:pPrChange w:id="210" w:author="LAB-USR-HUANCAYO" w:date="2026-08-23T12:36:00Z">
          <w:pPr>
            <w:spacing w:after="150"/>
          </w:pPr>
        </w:pPrChange>
      </w:pPr>
      <w:r>
        <w:rPr>
          <w:b/>
          <w:bCs/>
          <w:sz w:val="21"/>
          <w:szCs w:val="21"/>
        </w:rPr>
        <w:t>Arreglo inicial: [950, 4, 62, 3201, 17, 508, 2, 89, 1746, 231]</w:t>
      </w:r>
    </w:p>
    <w:p w:rsidR="00B96D64" w:rsidRDefault="00BC7E41" w:rsidP="00BC7E41">
      <w:pPr>
        <w:pPrChange w:id="211" w:author="LAB-USR-HUANCAYO" w:date="2026-08-23T12:36:00Z">
          <w:pPr>
            <w:spacing w:after="60"/>
          </w:pPr>
        </w:pPrChange>
      </w:pPr>
      <w:r>
        <w:rPr>
          <w:b/>
          <w:bCs/>
          <w:sz w:val="21"/>
          <w:szCs w:val="21"/>
        </w:rPr>
        <w:t>Código</w:t>
      </w:r>
      <w:r>
        <w:rPr>
          <w:b/>
          <w:bCs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0"/>
      </w:tblGrid>
      <w:tr w:rsidR="00B96D6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96D64" w:rsidRDefault="00BC7E41" w:rsidP="00BC7E41">
            <w:pPr>
              <w:pPrChange w:id="212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[950, 4, 62, 3201, 17, 508, 2, 89, 1746, 231]</w:t>
            </w:r>
          </w:p>
          <w:p w:rsidR="00B96D64" w:rsidRDefault="00BC7E41" w:rsidP="00BC7E41">
            <w:pPr>
              <w:pPrChange w:id="213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:rsidR="00B96D64" w:rsidRDefault="00BC7E41" w:rsidP="00BC7E41">
            <w:pPr>
              <w:pPrChange w:id="214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):</w:t>
            </w:r>
          </w:p>
          <w:p w:rsidR="00B96D64" w:rsidRDefault="00BC7E41" w:rsidP="00BC7E41">
            <w:pPr>
              <w:pPrChange w:id="215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- 1</w:t>
            </w:r>
          </w:p>
          <w:p w:rsidR="00B96D64" w:rsidRDefault="00BC7E41" w:rsidP="00BC7E41">
            <w:pPr>
              <w:pPrChange w:id="216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&gt; 0:</w:t>
            </w:r>
          </w:p>
          <w:p w:rsidR="00B96D64" w:rsidRDefault="00BC7E41" w:rsidP="00BC7E41">
            <w:pPr>
              <w:pPrChange w:id="217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</w:t>
            </w:r>
          </w:p>
          <w:p w:rsidR="00B96D64" w:rsidRDefault="00BC7E41" w:rsidP="00BC7E41">
            <w:pPr>
              <w:pPrChange w:id="218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j in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):</w:t>
            </w:r>
          </w:p>
          <w:p w:rsidR="00B96D64" w:rsidRDefault="00BC7E41" w:rsidP="00BC7E41">
            <w:pPr>
              <w:pPrChange w:id="219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[j] 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 + 1]:</w:t>
            </w:r>
          </w:p>
          <w:p w:rsidR="00B96D64" w:rsidRDefault="00BC7E41" w:rsidP="00BC7E41">
            <w:pPr>
              <w:pPrChange w:id="220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[j],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j + 1]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 + 1],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[j]</w:t>
            </w:r>
          </w:p>
          <w:p w:rsidR="00B96D64" w:rsidRDefault="00BC7E41" w:rsidP="00BC7E41">
            <w:pPr>
              <w:pPrChange w:id="221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j</w:t>
            </w:r>
          </w:p>
          <w:p w:rsidR="00B96D64" w:rsidRDefault="00BC7E41" w:rsidP="00BC7E41">
            <w:pPr>
              <w:pPrChange w:id="222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</w:p>
          <w:p w:rsidR="00B96D64" w:rsidRDefault="00BC7E41" w:rsidP="00BC7E41">
            <w:pPr>
              <w:pPrChange w:id="223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</w:p>
          <w:p w:rsidR="00B96D64" w:rsidRDefault="00BC7E41" w:rsidP="00BC7E41">
            <w:pPr>
              <w:pPrChange w:id="224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:rsidR="00B96D64" w:rsidRDefault="00BC7E41" w:rsidP="00BC7E41">
            <w:pPr>
              <w:pPrChange w:id="225" w:author="LAB-USR-HUANCAYO" w:date="2026-08-23T12:36:00Z">
                <w:pPr/>
              </w:pPrChange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"Original:",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:rsidR="00B96D64" w:rsidRDefault="00BC7E41" w:rsidP="00BC7E41">
            <w:pPr>
              <w:pPrChange w:id="226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("Ordenado:",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[:]))</w:t>
            </w:r>
          </w:p>
        </w:tc>
      </w:tr>
    </w:tbl>
    <w:p w:rsidR="00B96D64" w:rsidRDefault="00BC7E41" w:rsidP="00BC7E41">
      <w:pPr>
        <w:pPrChange w:id="227" w:author="LAB-USR-HUANCAYO" w:date="2026-08-23T12:36:00Z">
          <w:pPr>
            <w:spacing w:after="60"/>
          </w:pPr>
        </w:pPrChange>
      </w:pPr>
      <w:r>
        <w:rPr>
          <w:b/>
          <w:bCs/>
        </w:rPr>
        <w:t xml:space="preserve">Comparaciones reales: 36 / 45 </w:t>
      </w:r>
    </w:p>
    <w:p w:rsidR="00B96D64" w:rsidRDefault="00BC7E41" w:rsidP="00BC7E41">
      <w:pPr>
        <w:pPrChange w:id="228" w:author="LAB-USR-HUANCAYO" w:date="2026-08-23T12:36:00Z">
          <w:pPr>
            <w:spacing w:after="60"/>
          </w:pPr>
        </w:pPrChange>
      </w:pPr>
      <w:r>
        <w:rPr>
          <w:b/>
          <w:bCs/>
        </w:rPr>
        <w:t>Traza completa: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3"/>
        <w:gridCol w:w="2158"/>
        <w:gridCol w:w="1619"/>
        <w:gridCol w:w="6150"/>
      </w:tblGrid>
      <w:tr w:rsidR="00B96D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C00000"/>
          </w:tcPr>
          <w:p w:rsidR="00B96D64" w:rsidRDefault="00BC7E41" w:rsidP="00BC7E41">
            <w:pPr>
              <w:pPrChange w:id="229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Pasada</w:t>
            </w:r>
          </w:p>
        </w:tc>
        <w:tc>
          <w:tcPr>
            <w:tcW w:w="1000" w:type="pct"/>
            <w:shd w:val="clear" w:color="auto" w:fill="C00000"/>
          </w:tcPr>
          <w:p w:rsidR="00B96D64" w:rsidRDefault="00BC7E41" w:rsidP="00BC7E41">
            <w:pPr>
              <w:pPrChange w:id="230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Comparación</w:t>
            </w:r>
          </w:p>
        </w:tc>
        <w:tc>
          <w:tcPr>
            <w:tcW w:w="750" w:type="pct"/>
            <w:shd w:val="clear" w:color="auto" w:fill="C00000"/>
          </w:tcPr>
          <w:p w:rsidR="00B96D64" w:rsidRDefault="00BC7E41" w:rsidP="00BC7E41">
            <w:pPr>
              <w:pPrChange w:id="231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Intercambio</w:t>
            </w:r>
          </w:p>
        </w:tc>
        <w:tc>
          <w:tcPr>
            <w:tcW w:w="2850" w:type="pct"/>
            <w:shd w:val="clear" w:color="auto" w:fill="C00000"/>
          </w:tcPr>
          <w:p w:rsidR="00B96D64" w:rsidRDefault="00BC7E41" w:rsidP="00BC7E41">
            <w:pPr>
              <w:pPrChange w:id="232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Estado del arreglo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23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23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950 vs 4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23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23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950, 62, 3201, 17, 508, 2, 89, 1746, 231]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23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23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950 vs 62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239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24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62, 950, 3201, 17, 508, 2, 89, 1746, 231]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24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24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950 vs 3201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24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24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62, 950, 3201, 17, 508, 2, 89, 1746, 231]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24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24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3201 vs 17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24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24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62, 950, 17, 3201, 508, 2, 89, 1746, 231]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24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25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3201 vs 508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25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25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62, 950, 17, 508, 3201, 2, 89, 1746, 231]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25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25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3201 vs 2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25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25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62, 950, 17, 508, 2, 3201, 89, 1746, 231]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25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25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3201 vs 89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259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26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62, 950, 17, 508, 2, 89, 3201, 1746, 231]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26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26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3201 vs 1746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263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26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62, 950, 17, 508, 2, 89, 1746, 3201, 231]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26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26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3201 vs 231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26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26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62, 950, 17, 508, 2, 89, 1746, 231,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26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27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 vs 62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27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27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62, 950, 17, 508, 2, 89, 1746, 231,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27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27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62 vs 950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27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27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62, 950, 17, 508, 2, 89, 1746, 231,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27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27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950 vs 17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279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28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62, 17, 950, 508, 2, 89, 1746, 231,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28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28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950 vs 508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283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28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62, 17, 508, 950, 2, 89, 1746, 231,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28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28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950 vs 2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28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28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62, 17, 508, 2, 950, 89, 1746, 231,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28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29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950 vs 89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29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29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62, 17, 508, 2, 89, 950, 1746, 231,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29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29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950 vs 1746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29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29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62, 17, 508, 2, 89, 950, 1746, 231,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29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29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1746 vs 231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299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30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62, 17, 508, 2, 89, 950, 231, 1746,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30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30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 vs 62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30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30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62, 17, 508, 2, 89, 950, 231, 1746,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30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30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62 vs 17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30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30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17, 62, 508, 2, 89, 950, 231, 1746,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30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31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62 vs 508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31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31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17, 62, 508, 2, 89, 950, 231, 1746,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31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31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508 vs 2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31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31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17, 62, 2, 508, 89, 950, 231, 1746,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31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31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508 vs 89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319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32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17, 62, 2, 89, 508, 950, 231, 1746,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32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32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508 vs 950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32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32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17, 62, 2, 89, 508, 950, 231, 1746,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32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32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950 vs 231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32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32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17, 62, 2, 89, 508, 231, 950, 1746,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32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33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 vs 17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33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33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17, 62, 2, 89, 508, 231, 950, 1746,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33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33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17 vs 62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33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33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17, 62, 2, 89, 508, 231, 950, 1746,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33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33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62 vs 2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339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34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17, 2, 62, 89, 508, 231, 950, 1746,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34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34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62 vs 89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34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34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17, 2, 62, 89, 508, 231, 950, 1746,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34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34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89 vs 508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34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34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17, 2, 62, 89, 508, 231, 950, 1746,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34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35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508 vs 231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35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35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17, 2, 62, 89, 231, 508, 950, 1746,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35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35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 vs 17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35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35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17, 2, 62, 89, 231, 508, 950, 1746,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35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35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17 vs 2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359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36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2, 17, 62, 89, 231, 508, 950, 1746,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36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36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17 vs 62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36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36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2, 17, 62, 89, 231, 508, 950, 1746,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36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36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62 vs 89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36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36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2, 17, 62, 89, 231, 508, 950, 1746,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36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37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89 vs 231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37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37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2, 17, 62, 89, 231, 508, 950, 1746, 3201]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37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37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 vs 2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37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37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4, 17, 62, 89, 231, 508, 950, 1746, 3201]</w:t>
            </w:r>
          </w:p>
        </w:tc>
      </w:tr>
    </w:tbl>
    <w:p w:rsidR="00B96D64" w:rsidRDefault="00BC7E41" w:rsidP="00BC7E41">
      <w:pPr>
        <w:pPrChange w:id="377" w:author="LAB-USR-HUANCAYO" w:date="2026-08-23T12:36:00Z">
          <w:pPr>
            <w:spacing w:after="40"/>
          </w:pPr>
        </w:pPrChange>
      </w:pPr>
      <w:r>
        <w:rPr>
          <w:b/>
          <w:bCs/>
          <w:sz w:val="21"/>
          <w:szCs w:val="21"/>
        </w:rPr>
        <w:t>Arreglo ordenado (resultado final): [2, 4, 17, 62, 89, 231, 508, 950, 1746, 3201]</w:t>
      </w:r>
    </w:p>
    <w:p w:rsidR="00B96D64" w:rsidRDefault="00BC7E41" w:rsidP="00BC7E41">
      <w:pPr>
        <w:pStyle w:val="Ttulo2"/>
        <w:pageBreakBefore/>
        <w:pPrChange w:id="378" w:author="LAB-USR-HUANCAYO" w:date="2026-08-23T12:36:00Z">
          <w:pPr>
            <w:pStyle w:val="Ttulo2"/>
            <w:pageBreakBefore/>
            <w:spacing w:before="300" w:after="100"/>
          </w:pPr>
        </w:pPrChange>
      </w:pPr>
      <w:r>
        <w:rPr>
          <w:b/>
          <w:bCs/>
          <w:color w:val="C00000"/>
        </w:rPr>
        <w:lastRenderedPageBreak/>
        <w:t>Ejercicio 3</w:t>
      </w:r>
    </w:p>
    <w:p w:rsidR="00B96D64" w:rsidRDefault="00BC7E41" w:rsidP="00BC7E41">
      <w:pPr>
        <w:pPrChange w:id="379" w:author="LAB-USR-HUANCAYO" w:date="2026-08-23T12:36:00Z">
          <w:pPr>
            <w:spacing w:after="150"/>
          </w:pPr>
        </w:pPrChange>
      </w:pPr>
      <w:r>
        <w:rPr>
          <w:b/>
          <w:bCs/>
          <w:sz w:val="21"/>
          <w:szCs w:val="21"/>
        </w:rPr>
        <w:t>Arreglo inicial: [35, 807, 6, 2419, 71, 105, 9, 4382, 20, 563]</w:t>
      </w:r>
    </w:p>
    <w:p w:rsidR="00B96D64" w:rsidRDefault="00BC7E41" w:rsidP="00BC7E41">
      <w:pPr>
        <w:pPrChange w:id="380" w:author="LAB-USR-HUANCAYO" w:date="2026-08-23T12:36:00Z">
          <w:pPr>
            <w:spacing w:after="60"/>
          </w:pPr>
        </w:pPrChange>
      </w:pPr>
      <w:r>
        <w:rPr>
          <w:b/>
          <w:bCs/>
          <w:sz w:val="21"/>
          <w:szCs w:val="21"/>
        </w:rPr>
        <w:t>Código</w:t>
      </w:r>
      <w:r>
        <w:rPr>
          <w:b/>
          <w:bCs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0"/>
      </w:tblGrid>
      <w:tr w:rsidR="00B96D6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96D64" w:rsidRDefault="00BC7E41" w:rsidP="00BC7E41">
            <w:pPr>
              <w:pPrChange w:id="381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[35, 807, 6, 2419, 71, 105, 9, 4382, 20, 563]</w:t>
            </w:r>
          </w:p>
          <w:p w:rsidR="00B96D64" w:rsidRDefault="00BC7E41" w:rsidP="00BC7E41">
            <w:pPr>
              <w:pPrChange w:id="382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:rsidR="00B96D64" w:rsidRDefault="00BC7E41" w:rsidP="00BC7E41">
            <w:pPr>
              <w:pPrChange w:id="383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):</w:t>
            </w:r>
          </w:p>
          <w:p w:rsidR="00B96D64" w:rsidRDefault="00BC7E41" w:rsidP="00BC7E41">
            <w:pPr>
              <w:pPrChange w:id="384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- 1</w:t>
            </w:r>
          </w:p>
          <w:p w:rsidR="00B96D64" w:rsidRDefault="00BC7E41" w:rsidP="00BC7E41">
            <w:pPr>
              <w:pPrChange w:id="385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&gt; 0:</w:t>
            </w:r>
          </w:p>
          <w:p w:rsidR="00B96D64" w:rsidRDefault="00BC7E41" w:rsidP="00BC7E41">
            <w:pPr>
              <w:pPrChange w:id="386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</w:t>
            </w:r>
          </w:p>
          <w:p w:rsidR="00B96D64" w:rsidRDefault="00BC7E41" w:rsidP="00BC7E41">
            <w:pPr>
              <w:pPrChange w:id="387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j in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):</w:t>
            </w:r>
          </w:p>
          <w:p w:rsidR="00B96D64" w:rsidRDefault="00BC7E41" w:rsidP="00BC7E41">
            <w:pPr>
              <w:pPrChange w:id="388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[j] 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 + 1]:</w:t>
            </w:r>
          </w:p>
          <w:p w:rsidR="00B96D64" w:rsidRDefault="00BC7E41" w:rsidP="00BC7E41">
            <w:pPr>
              <w:pPrChange w:id="389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[j],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j + 1]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 + 1],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[j]</w:t>
            </w:r>
          </w:p>
          <w:p w:rsidR="00B96D64" w:rsidRDefault="00BC7E41" w:rsidP="00BC7E41">
            <w:pPr>
              <w:pPrChange w:id="390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j</w:t>
            </w:r>
          </w:p>
          <w:p w:rsidR="00B96D64" w:rsidRDefault="00BC7E41" w:rsidP="00BC7E41">
            <w:pPr>
              <w:pPrChange w:id="391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</w:p>
          <w:p w:rsidR="00B96D64" w:rsidRDefault="00BC7E41" w:rsidP="00BC7E41">
            <w:pPr>
              <w:pPrChange w:id="392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</w:p>
          <w:p w:rsidR="00B96D64" w:rsidRDefault="00BC7E41" w:rsidP="00BC7E41">
            <w:pPr>
              <w:pPrChange w:id="393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:rsidR="00B96D64" w:rsidRDefault="00BC7E41" w:rsidP="00BC7E41">
            <w:pPr>
              <w:pPrChange w:id="394" w:author="LAB-USR-HUANCAYO" w:date="2026-08-23T12:36:00Z">
                <w:pPr/>
              </w:pPrChange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"Original:",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:rsidR="00B96D64" w:rsidRDefault="00BC7E41" w:rsidP="00BC7E41">
            <w:pPr>
              <w:pPrChange w:id="395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("Ordenado:",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[:]))</w:t>
            </w:r>
          </w:p>
        </w:tc>
      </w:tr>
    </w:tbl>
    <w:p w:rsidR="00B96D64" w:rsidRDefault="00BC7E41" w:rsidP="00BC7E41">
      <w:pPr>
        <w:pPrChange w:id="396" w:author="LAB-USR-HUANCAYO" w:date="2026-08-23T12:36:00Z">
          <w:pPr>
            <w:spacing w:after="60"/>
          </w:pPr>
        </w:pPrChange>
      </w:pPr>
      <w:r>
        <w:rPr>
          <w:b/>
          <w:bCs/>
        </w:rPr>
        <w:t xml:space="preserve">Comparaciones reales: 39 / 45 </w:t>
      </w:r>
    </w:p>
    <w:p w:rsidR="00B96D64" w:rsidRDefault="00BC7E41" w:rsidP="00BC7E41">
      <w:pPr>
        <w:pPrChange w:id="397" w:author="LAB-USR-HUANCAYO" w:date="2026-08-23T12:36:00Z">
          <w:pPr>
            <w:spacing w:after="60"/>
          </w:pPr>
        </w:pPrChange>
      </w:pPr>
      <w:r>
        <w:rPr>
          <w:b/>
          <w:bCs/>
        </w:rPr>
        <w:t>Traza completa: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3"/>
        <w:gridCol w:w="2158"/>
        <w:gridCol w:w="1619"/>
        <w:gridCol w:w="6150"/>
      </w:tblGrid>
      <w:tr w:rsidR="00B96D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C00000"/>
          </w:tcPr>
          <w:p w:rsidR="00B96D64" w:rsidRDefault="00BC7E41" w:rsidP="00BC7E41">
            <w:pPr>
              <w:pPrChange w:id="398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Pasada</w:t>
            </w:r>
          </w:p>
        </w:tc>
        <w:tc>
          <w:tcPr>
            <w:tcW w:w="1000" w:type="pct"/>
            <w:shd w:val="clear" w:color="auto" w:fill="C00000"/>
          </w:tcPr>
          <w:p w:rsidR="00B96D64" w:rsidRDefault="00BC7E41" w:rsidP="00BC7E41">
            <w:pPr>
              <w:pPrChange w:id="399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Comparación</w:t>
            </w:r>
          </w:p>
        </w:tc>
        <w:tc>
          <w:tcPr>
            <w:tcW w:w="750" w:type="pct"/>
            <w:shd w:val="clear" w:color="auto" w:fill="C00000"/>
          </w:tcPr>
          <w:p w:rsidR="00B96D64" w:rsidRDefault="00BC7E41" w:rsidP="00BC7E41">
            <w:pPr>
              <w:pPrChange w:id="400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Intercambio</w:t>
            </w:r>
          </w:p>
        </w:tc>
        <w:tc>
          <w:tcPr>
            <w:tcW w:w="2850" w:type="pct"/>
            <w:shd w:val="clear" w:color="auto" w:fill="C00000"/>
          </w:tcPr>
          <w:p w:rsidR="00B96D64" w:rsidRDefault="00BC7E41" w:rsidP="00BC7E41">
            <w:pPr>
              <w:pPrChange w:id="401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Estado del arreglo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40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40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35 vs 807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40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40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[35, 807, 6, 2419, 71, 105, 9, 4382, 20, 563]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40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40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807 vs 6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408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40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[35, 6, 807, 2419, 71, 105, 9, 4382, 20, 563]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41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41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807 vs 2419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41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41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[35, 6, 807, 2419, 71, 105, 9, 4382, 20, 563]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41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41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2419 vs 71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416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41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[35, 6, 807, 71, 2419, 105, 9, 4382, 20, 563]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41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41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2419 vs 105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420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42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[35, 6, 807, 71, 105, 2419, 9, 4382, 20, 563]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42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42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2419 vs 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424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42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[35, 6, 807, 71, 105, 9, 2419, 4382, 20, 563]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42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42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2419 vs 4382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42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42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[35, 6, 807, 71, 105, 9, 2419, 4382, 20, 563]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43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43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4382 vs 20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432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43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[35, 6, 807, 71, 105, 9, 2419, 20, 4382, 563]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43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43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4382 vs 563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436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43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[35, 6, 807, 71, 105, 9, 2419, 20, 563,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43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43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35 vs 6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440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44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35, 807, 71, 105, 9, 2419, 20, 563,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44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44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35 vs 807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44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44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35, 807, 71, 105, 9, 2419, 20, 563,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44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44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807 vs 71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448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44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35, 71, 807, 105, 9, 2419, 20, 563,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45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45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807 vs 105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452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45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35, 71, 105, 807, 9, 2419, 20, 563,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45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45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807 vs 9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456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45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35, 71, 105, 9, 807, 2419, 20, 563,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45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45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807 vs 2419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46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46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35, 71, 105, 9, 807, 2419, 20, 563,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46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46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2419 vs 20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464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46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35, 71, 105, 9, 807, 20, 2419, 563,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46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46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2419 vs 563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468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46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35, 71, 105, 9, 807, 20, 563, 2419,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47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47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 vs 35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47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47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35, 71, 105, 9, 807, 20, 563, 2419,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47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47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35 vs 71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47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47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35, 71, 105, 9, 807, 20, 563, 2419,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47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47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71 vs 105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48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48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35, 71, 105, 9, 807, 20, 563, 2419,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48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48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105 vs 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484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48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35, 71, 9, 105, 807, 20, 563, 2419,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48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48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105 vs 807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48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48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35, 71, 9, 105, 807, 20, 563, 2419,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49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49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807 vs 20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492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49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35, 71, 9, 105, 20, 807, 563, 2419,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49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49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807 vs 563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496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49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35, 71, 9, 105, 20, 563, 807, 2419,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49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49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 vs 35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50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50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35, 71, 9, 105, 20, 563, 807, 2419,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50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50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35 vs 71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50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50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35, 71, 9, 105, 20, 563, 807, 2419,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50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50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71 vs 9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508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50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35, 9, 71, 105, 20, 563, 807, 2419,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51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51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71 vs 105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51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51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35, 9, 71, 105, 20, 563, 807, 2419,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51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51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105 vs 20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516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51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35, 9, 71, 20, 105, 563, 807, 2419,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51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51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105 vs 563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52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52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35, 9, 71, 20, 105, 563, 807, 2419,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52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52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 vs 35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52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52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35, 9, 71, 20, 105, 563, 807, 2419,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52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52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35 vs 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528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52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9, 35, 71, 20, 105, 563, 807, 2419,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53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53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35 vs 71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53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53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9, 35, 71, 20, 105, 563, 807, 2419,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53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53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71 vs 20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536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53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9, 35, 20, 71, 105, 563, 807, 2419,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53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53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 vs 9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54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54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9, 35, 20, 71, 105, 563, 807, 2419,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54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54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 vs 35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54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54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9, 35, 20, 71, 105, 563, 807, 2419,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54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54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35 vs 20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548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54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9, 20, 35, 71, 105, 563, 807, 2419,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55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55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 vs 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55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55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9, 20, 35, 71, 105, 563, 807, 2419, 4382]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55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55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 vs 20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55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55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[6, 9, 20, 35, 71, 105, 563, 807, 2419, 4382]</w:t>
            </w:r>
          </w:p>
        </w:tc>
      </w:tr>
    </w:tbl>
    <w:p w:rsidR="00B96D64" w:rsidRDefault="00BC7E41" w:rsidP="00BC7E41">
      <w:pPr>
        <w:pPrChange w:id="558" w:author="LAB-USR-HUANCAYO" w:date="2026-08-23T12:36:00Z">
          <w:pPr>
            <w:spacing w:after="40"/>
          </w:pPr>
        </w:pPrChange>
      </w:pPr>
      <w:r>
        <w:rPr>
          <w:b/>
          <w:bCs/>
          <w:sz w:val="21"/>
          <w:szCs w:val="21"/>
        </w:rPr>
        <w:t>Arreglo ordenado (resultado final): [6, 9, 20, 35, 71, 105, 563, 807, 2419, 4382]</w:t>
      </w:r>
    </w:p>
    <w:p w:rsidR="00B96D64" w:rsidRDefault="00BC7E41" w:rsidP="00BC7E41">
      <w:pPr>
        <w:pStyle w:val="Ttulo2"/>
        <w:pageBreakBefore/>
        <w:pPrChange w:id="559" w:author="LAB-USR-HUANCAYO" w:date="2026-08-23T12:36:00Z">
          <w:pPr>
            <w:pStyle w:val="Ttulo2"/>
            <w:pageBreakBefore/>
            <w:spacing w:before="300" w:after="100"/>
          </w:pPr>
        </w:pPrChange>
      </w:pPr>
      <w:r>
        <w:rPr>
          <w:b/>
          <w:bCs/>
          <w:color w:val="C00000"/>
        </w:rPr>
        <w:lastRenderedPageBreak/>
        <w:t>Ejercicio 4</w:t>
      </w:r>
    </w:p>
    <w:p w:rsidR="00B96D64" w:rsidRDefault="00BC7E41" w:rsidP="00BC7E41">
      <w:pPr>
        <w:pPrChange w:id="560" w:author="LAB-USR-HUANCAYO" w:date="2026-08-23T12:36:00Z">
          <w:pPr>
            <w:spacing w:after="150"/>
          </w:pPr>
        </w:pPrChange>
      </w:pPr>
      <w:r>
        <w:rPr>
          <w:b/>
          <w:bCs/>
          <w:sz w:val="21"/>
          <w:szCs w:val="21"/>
        </w:rPr>
        <w:t>Arreglo inicial: [1204, 8, 97, 453, 2, 3087, 61, 749, 15, 5026]</w:t>
      </w:r>
    </w:p>
    <w:p w:rsidR="00B96D64" w:rsidRDefault="00BC7E41" w:rsidP="00BC7E41">
      <w:pPr>
        <w:pPrChange w:id="561" w:author="LAB-USR-HUANCAYO" w:date="2026-08-23T12:36:00Z">
          <w:pPr>
            <w:spacing w:after="60"/>
          </w:pPr>
        </w:pPrChange>
      </w:pPr>
      <w:r>
        <w:rPr>
          <w:b/>
          <w:bCs/>
          <w:sz w:val="21"/>
          <w:szCs w:val="21"/>
        </w:rPr>
        <w:t>Código</w:t>
      </w:r>
      <w:r>
        <w:rPr>
          <w:b/>
          <w:bCs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0"/>
      </w:tblGrid>
      <w:tr w:rsidR="00B96D6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96D64" w:rsidRDefault="00BC7E41" w:rsidP="00BC7E41">
            <w:pPr>
              <w:pPrChange w:id="562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[1204, 8, 97, 453, 2, 3087, 61, 749, 15, 5026]</w:t>
            </w:r>
          </w:p>
          <w:p w:rsidR="00B96D64" w:rsidRDefault="00BC7E41" w:rsidP="00BC7E41">
            <w:pPr>
              <w:pPrChange w:id="563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:rsidR="00B96D64" w:rsidRDefault="00BC7E41" w:rsidP="00BC7E41">
            <w:pPr>
              <w:pPrChange w:id="564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):</w:t>
            </w:r>
          </w:p>
          <w:p w:rsidR="00B96D64" w:rsidRDefault="00BC7E41" w:rsidP="00BC7E41">
            <w:pPr>
              <w:pPrChange w:id="565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- 1</w:t>
            </w:r>
          </w:p>
          <w:p w:rsidR="00B96D64" w:rsidRDefault="00BC7E41" w:rsidP="00BC7E41">
            <w:pPr>
              <w:pPrChange w:id="566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&gt; 0:</w:t>
            </w:r>
          </w:p>
          <w:p w:rsidR="00B96D64" w:rsidRDefault="00BC7E41" w:rsidP="00BC7E41">
            <w:pPr>
              <w:pPrChange w:id="567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</w:t>
            </w:r>
          </w:p>
          <w:p w:rsidR="00B96D64" w:rsidRDefault="00BC7E41" w:rsidP="00BC7E41">
            <w:pPr>
              <w:pPrChange w:id="568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j in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):</w:t>
            </w:r>
          </w:p>
          <w:p w:rsidR="00B96D64" w:rsidRDefault="00BC7E41" w:rsidP="00BC7E41">
            <w:pPr>
              <w:pPrChange w:id="569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[j] 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 + 1]:</w:t>
            </w:r>
          </w:p>
          <w:p w:rsidR="00B96D64" w:rsidRDefault="00BC7E41" w:rsidP="00BC7E41">
            <w:pPr>
              <w:pPrChange w:id="570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[j],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j + 1]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 + 1],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[j]</w:t>
            </w:r>
          </w:p>
          <w:p w:rsidR="00B96D64" w:rsidRDefault="00BC7E41" w:rsidP="00BC7E41">
            <w:pPr>
              <w:pPrChange w:id="571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j</w:t>
            </w:r>
          </w:p>
          <w:p w:rsidR="00B96D64" w:rsidRDefault="00BC7E41" w:rsidP="00BC7E41">
            <w:pPr>
              <w:pPrChange w:id="572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</w:p>
          <w:p w:rsidR="00B96D64" w:rsidRDefault="00BC7E41" w:rsidP="00BC7E41">
            <w:pPr>
              <w:pPrChange w:id="573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</w:p>
          <w:p w:rsidR="00B96D64" w:rsidRDefault="00BC7E41" w:rsidP="00BC7E41">
            <w:pPr>
              <w:pPrChange w:id="574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:rsidR="00B96D64" w:rsidRDefault="00BC7E41" w:rsidP="00BC7E41">
            <w:pPr>
              <w:pPrChange w:id="575" w:author="LAB-USR-HUANCAYO" w:date="2026-08-23T12:36:00Z">
                <w:pPr/>
              </w:pPrChange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"Original:",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:rsidR="00B96D64" w:rsidRDefault="00BC7E41" w:rsidP="00BC7E41">
            <w:pPr>
              <w:pPrChange w:id="576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("Ordenado:",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ubbleSort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[:]))</w:t>
            </w:r>
          </w:p>
        </w:tc>
      </w:tr>
    </w:tbl>
    <w:p w:rsidR="00B96D64" w:rsidRDefault="00BC7E41" w:rsidP="00BC7E41">
      <w:pPr>
        <w:pPrChange w:id="577" w:author="LAB-USR-HUANCAYO" w:date="2026-08-23T12:36:00Z">
          <w:pPr>
            <w:spacing w:after="60"/>
          </w:pPr>
        </w:pPrChange>
      </w:pPr>
      <w:r>
        <w:rPr>
          <w:b/>
          <w:bCs/>
        </w:rPr>
        <w:t xml:space="preserve">Comparaciones reales: 36 / 45 </w:t>
      </w:r>
    </w:p>
    <w:p w:rsidR="00B96D64" w:rsidRDefault="00BC7E41" w:rsidP="00BC7E41">
      <w:pPr>
        <w:pPrChange w:id="578" w:author="LAB-USR-HUANCAYO" w:date="2026-08-23T12:36:00Z">
          <w:pPr>
            <w:spacing w:after="60"/>
          </w:pPr>
        </w:pPrChange>
      </w:pPr>
      <w:r>
        <w:rPr>
          <w:b/>
          <w:bCs/>
        </w:rPr>
        <w:t>Traza completa: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3"/>
        <w:gridCol w:w="2158"/>
        <w:gridCol w:w="1619"/>
        <w:gridCol w:w="6150"/>
      </w:tblGrid>
      <w:tr w:rsidR="00B96D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C00000"/>
          </w:tcPr>
          <w:p w:rsidR="00B96D64" w:rsidRDefault="00BC7E41" w:rsidP="00BC7E41">
            <w:pPr>
              <w:pPrChange w:id="579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Pasada</w:t>
            </w:r>
          </w:p>
        </w:tc>
        <w:tc>
          <w:tcPr>
            <w:tcW w:w="1000" w:type="pct"/>
            <w:shd w:val="clear" w:color="auto" w:fill="C00000"/>
          </w:tcPr>
          <w:p w:rsidR="00B96D64" w:rsidRDefault="00BC7E41" w:rsidP="00BC7E41">
            <w:pPr>
              <w:pPrChange w:id="580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Comparación</w:t>
            </w:r>
          </w:p>
        </w:tc>
        <w:tc>
          <w:tcPr>
            <w:tcW w:w="750" w:type="pct"/>
            <w:shd w:val="clear" w:color="auto" w:fill="C00000"/>
          </w:tcPr>
          <w:p w:rsidR="00B96D64" w:rsidRDefault="00BC7E41" w:rsidP="00BC7E41">
            <w:pPr>
              <w:pPrChange w:id="581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Intercambio</w:t>
            </w:r>
          </w:p>
        </w:tc>
        <w:tc>
          <w:tcPr>
            <w:tcW w:w="2850" w:type="pct"/>
            <w:shd w:val="clear" w:color="auto" w:fill="C00000"/>
          </w:tcPr>
          <w:p w:rsidR="00B96D64" w:rsidRDefault="00BC7E41" w:rsidP="00BC7E41">
            <w:pPr>
              <w:pPrChange w:id="582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Estado del arreglo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58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58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1204 vs 8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58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58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1204, 97, 453, 2, 3087, 61, 749, 15,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58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58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1204 vs 97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589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59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97, 1204, 453, 2, 3087, 61, 749, 15,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59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59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1204 vs 453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593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59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97, 453, 1204, 2, 3087, 61, 749, 15,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59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59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1204 vs 2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59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59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97, 453, 2, 1204, 3087, 61, 749, 15,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59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60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1204 vs 3087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60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60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97, 453, 2, 1204, 3087, 61, 749, 15,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60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60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3087 vs 61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60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60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97, 453, 2, 1204, 61, 3087, 749, 15,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60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60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3087 vs 749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609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61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97, 453, 2, 1204, 61, 749, 3087, 15,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61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61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3087 vs 15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613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61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97, 453, 2, 1204, 61, 749, 15,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61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61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3087 vs 5026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61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61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97, 453, 2, 1204, 61, 749, 15,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61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62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 vs 97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62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62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97, 453, 2, 1204, 61, 749, 15,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62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62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97 vs 453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62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62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97, 453, 2, 1204, 61, 749, 15,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62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62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453 vs 2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629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63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97, 2, 453, 1204, 61, 749, 15,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63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63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453 vs 1204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63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63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97, 2, 453, 1204, 61, 749, 15,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63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63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1204 vs 61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63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63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97, 2, 453, 61, 1204, 749, 15,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63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64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1204 vs 749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64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64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97, 2, 453, 61, 749, 1204, 15,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64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64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1204 vs 15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64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64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97, 2, 453, 61, 749, 15, 1204,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64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64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 vs 97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64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65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97, 2, 453, 61, 749, 15, 1204,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65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65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97 vs 2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653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65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2, 97, 453, 61, 749, 15, 1204,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65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65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97 vs 453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65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65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2, 97, 453, 61, 749, 15, 1204,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65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66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453 vs 61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66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66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2, 97, 61, 453, 749, 15, 1204,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66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66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453 vs 749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66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66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2, 97, 61, 453, 749, 15, 1204,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66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66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749 vs 15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669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67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2, 97, 61, 453, 15, 749, 1204,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67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67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 vs 2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673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67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8, 97, 61, 453, 15, 749, 1204,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67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67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 vs 97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67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67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8, 97, 61, 453, 15, 749, 1204,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67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68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97 vs 61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68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68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8, 61, 97, 453, 15, 749, 1204,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68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68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97 vs 453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68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68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8, 61, 97, 453, 15, 749, 1204,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68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68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453 vs 15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689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69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8, 61, 97, 15, 453, 749, 1204,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69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69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 vs 8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69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69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8, 61, 97, 15, 453, 749, 1204,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69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69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 vs 61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69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69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8, 61, 97, 15, 453, 749, 1204,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69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70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61 vs 97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70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70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8, 61, 97, 15, 453, 749, 1204,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70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70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97 vs 15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70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70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8, 61, 15, 97, 453, 749, 1204,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70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70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 vs 8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70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71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8, 61, 15, 97, 453, 749, 1204,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71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71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 vs 61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71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71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8, 61, 15, 97, 453, 749, 1204,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71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71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61 vs 15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71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71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8, 15, 61, 97, 453, 749, 1204,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71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72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 vs 8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72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72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8, 15, 61, 97, 453, 749, 1204, 3087, 5026]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72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72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 vs 15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72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72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8, 15, 61, 97, 453, 749, 1204, 3087, 5026]</w:t>
            </w:r>
          </w:p>
        </w:tc>
      </w:tr>
    </w:tbl>
    <w:p w:rsidR="00B96D64" w:rsidRDefault="00BC7E41" w:rsidP="00BC7E41">
      <w:pPr>
        <w:pPrChange w:id="727" w:author="LAB-USR-HUANCAYO" w:date="2026-08-23T12:36:00Z">
          <w:pPr>
            <w:spacing w:after="40"/>
          </w:pPr>
        </w:pPrChange>
      </w:pPr>
      <w:r>
        <w:rPr>
          <w:b/>
          <w:bCs/>
          <w:sz w:val="21"/>
          <w:szCs w:val="21"/>
        </w:rPr>
        <w:t>Arreglo ordenado (resultado final): [2, 8, 15, 61, 97, 453, 749, 1204, 3087, 5026]</w:t>
      </w:r>
    </w:p>
    <w:p w:rsidR="00B96D64" w:rsidRDefault="00BC7E41" w:rsidP="00BC7E41">
      <w:pPr>
        <w:pStyle w:val="Ttulo2"/>
        <w:pageBreakBefore/>
        <w:pPrChange w:id="728" w:author="LAB-USR-HUANCAYO" w:date="2026-08-23T12:36:00Z">
          <w:pPr>
            <w:pStyle w:val="Ttulo2"/>
            <w:pageBreakBefore/>
            <w:spacing w:before="300" w:after="100"/>
          </w:pPr>
        </w:pPrChange>
      </w:pPr>
      <w:r>
        <w:rPr>
          <w:b/>
          <w:bCs/>
          <w:color w:val="C00000"/>
        </w:rPr>
        <w:lastRenderedPageBreak/>
        <w:t>Ejercicio 5</w:t>
      </w:r>
    </w:p>
    <w:p w:rsidR="00B96D64" w:rsidRDefault="00BC7E41" w:rsidP="00BC7E41">
      <w:pPr>
        <w:pPrChange w:id="729" w:author="LAB-USR-HUANCAYO" w:date="2026-08-23T12:36:00Z">
          <w:pPr>
            <w:spacing w:after="150"/>
          </w:pPr>
        </w:pPrChange>
      </w:pPr>
      <w:r>
        <w:rPr>
          <w:b/>
          <w:bCs/>
          <w:sz w:val="21"/>
          <w:szCs w:val="21"/>
        </w:rPr>
        <w:t>Arreglo inicial: [73, 1905, 4, 286, 9012, 38, 617, 1, 54, 3240]</w:t>
      </w:r>
    </w:p>
    <w:p w:rsidR="00B96D64" w:rsidRDefault="00BC7E41" w:rsidP="00BC7E41">
      <w:pPr>
        <w:pPrChange w:id="730" w:author="LAB-USR-HUANCAYO" w:date="2026-08-23T12:36:00Z">
          <w:pPr>
            <w:spacing w:after="60"/>
          </w:pPr>
        </w:pPrChange>
      </w:pPr>
      <w:r>
        <w:rPr>
          <w:b/>
          <w:bCs/>
          <w:sz w:val="21"/>
          <w:szCs w:val="21"/>
        </w:rPr>
        <w:t>Código</w:t>
      </w:r>
      <w:r>
        <w:rPr>
          <w:b/>
          <w:bCs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0"/>
      </w:tblGrid>
      <w:tr w:rsidR="00B96D6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96D64" w:rsidRDefault="00BC7E41" w:rsidP="00BC7E41">
            <w:pPr>
              <w:pPrChange w:id="731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[73, 1905, 4, 286, 9012, 38, 617, 1, 54, 3240]</w:t>
            </w:r>
          </w:p>
          <w:p w:rsidR="00B96D64" w:rsidRDefault="00BC7E41" w:rsidP="00BC7E41">
            <w:pPr>
              <w:pPrChange w:id="732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:rsidR="00B96D64" w:rsidRDefault="00BC7E41" w:rsidP="00BC7E41">
            <w:pPr>
              <w:pPrChange w:id="733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):</w:t>
            </w:r>
          </w:p>
          <w:p w:rsidR="00B96D64" w:rsidRDefault="00BC7E41" w:rsidP="00BC7E41">
            <w:pPr>
              <w:pPrChange w:id="734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- 1</w:t>
            </w:r>
          </w:p>
          <w:p w:rsidR="00B96D64" w:rsidRDefault="00BC7E41" w:rsidP="00BC7E41">
            <w:pPr>
              <w:pPrChange w:id="735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&gt; 0:</w:t>
            </w:r>
          </w:p>
          <w:p w:rsidR="00B96D64" w:rsidRDefault="00BC7E41" w:rsidP="00BC7E41">
            <w:pPr>
              <w:pPrChange w:id="736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</w:t>
            </w:r>
          </w:p>
          <w:p w:rsidR="00B96D64" w:rsidRDefault="00BC7E41" w:rsidP="00BC7E41">
            <w:pPr>
              <w:pPrChange w:id="737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j in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):</w:t>
            </w:r>
          </w:p>
          <w:p w:rsidR="00B96D64" w:rsidRDefault="00BC7E41" w:rsidP="00BC7E41">
            <w:pPr>
              <w:pPrChange w:id="738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[j] 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 + 1]:</w:t>
            </w:r>
          </w:p>
          <w:p w:rsidR="00B96D64" w:rsidRDefault="00BC7E41" w:rsidP="00BC7E41">
            <w:pPr>
              <w:pPrChange w:id="739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[j],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j + 1]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 + 1],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[j]</w:t>
            </w:r>
          </w:p>
          <w:p w:rsidR="00B96D64" w:rsidRDefault="00BC7E41" w:rsidP="00BC7E41">
            <w:pPr>
              <w:pPrChange w:id="740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j</w:t>
            </w:r>
          </w:p>
          <w:p w:rsidR="00B96D64" w:rsidRDefault="00BC7E41" w:rsidP="00BC7E41">
            <w:pPr>
              <w:pPrChange w:id="741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</w:p>
          <w:p w:rsidR="00B96D64" w:rsidRDefault="00BC7E41" w:rsidP="00BC7E41">
            <w:pPr>
              <w:pPrChange w:id="742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</w:p>
          <w:p w:rsidR="00B96D64" w:rsidRDefault="00BC7E41" w:rsidP="00BC7E41">
            <w:pPr>
              <w:pPrChange w:id="743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:rsidR="00B96D64" w:rsidRDefault="00BC7E41" w:rsidP="00BC7E41">
            <w:pPr>
              <w:pPrChange w:id="744" w:author="LAB-USR-HUANCAYO" w:date="2026-08-23T12:36:00Z">
                <w:pPr/>
              </w:pPrChange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"Original:",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:rsidR="00B96D64" w:rsidRDefault="00BC7E41" w:rsidP="00BC7E41">
            <w:pPr>
              <w:pPrChange w:id="745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("Ordenado:",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[:]))</w:t>
            </w:r>
          </w:p>
        </w:tc>
      </w:tr>
    </w:tbl>
    <w:p w:rsidR="00B96D64" w:rsidRDefault="00BC7E41" w:rsidP="00BC7E41">
      <w:pPr>
        <w:pPrChange w:id="746" w:author="LAB-USR-HUANCAYO" w:date="2026-08-23T12:36:00Z">
          <w:pPr>
            <w:spacing w:after="60"/>
          </w:pPr>
        </w:pPrChange>
      </w:pPr>
      <w:r>
        <w:rPr>
          <w:b/>
          <w:bCs/>
        </w:rPr>
        <w:t xml:space="preserve">Comparaciones reales: 36 / 45 </w:t>
      </w:r>
    </w:p>
    <w:p w:rsidR="00B96D64" w:rsidRDefault="00BC7E41" w:rsidP="00BC7E41">
      <w:pPr>
        <w:pPrChange w:id="747" w:author="LAB-USR-HUANCAYO" w:date="2026-08-23T12:36:00Z">
          <w:pPr>
            <w:spacing w:after="60"/>
          </w:pPr>
        </w:pPrChange>
      </w:pPr>
      <w:r>
        <w:rPr>
          <w:b/>
          <w:bCs/>
        </w:rPr>
        <w:t>Traza completa: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3"/>
        <w:gridCol w:w="2158"/>
        <w:gridCol w:w="1619"/>
        <w:gridCol w:w="6150"/>
      </w:tblGrid>
      <w:tr w:rsidR="00B96D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C00000"/>
          </w:tcPr>
          <w:p w:rsidR="00B96D64" w:rsidRDefault="00BC7E41" w:rsidP="00BC7E41">
            <w:pPr>
              <w:pPrChange w:id="748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Pasada</w:t>
            </w:r>
          </w:p>
        </w:tc>
        <w:tc>
          <w:tcPr>
            <w:tcW w:w="1000" w:type="pct"/>
            <w:shd w:val="clear" w:color="auto" w:fill="C00000"/>
          </w:tcPr>
          <w:p w:rsidR="00B96D64" w:rsidRDefault="00BC7E41" w:rsidP="00BC7E41">
            <w:pPr>
              <w:pPrChange w:id="749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Comparación</w:t>
            </w:r>
          </w:p>
        </w:tc>
        <w:tc>
          <w:tcPr>
            <w:tcW w:w="750" w:type="pct"/>
            <w:shd w:val="clear" w:color="auto" w:fill="C00000"/>
          </w:tcPr>
          <w:p w:rsidR="00B96D64" w:rsidRDefault="00BC7E41" w:rsidP="00BC7E41">
            <w:pPr>
              <w:pPrChange w:id="750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Intercambio</w:t>
            </w:r>
          </w:p>
        </w:tc>
        <w:tc>
          <w:tcPr>
            <w:tcW w:w="2850" w:type="pct"/>
            <w:shd w:val="clear" w:color="auto" w:fill="C00000"/>
          </w:tcPr>
          <w:p w:rsidR="00B96D64" w:rsidRDefault="00BC7E41" w:rsidP="00BC7E41">
            <w:pPr>
              <w:pPrChange w:id="751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Estado del arreglo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75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75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73 vs 1905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75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75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[73, 1905, 4, 286, 9012, 38, 617, 1, 54, 3240]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75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75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1905 vs 4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758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75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[73, 4, 1905, 286, 9012, 38, 617, 1, 54, 3240]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76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76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1905 vs 286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762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76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[73, 4, 286, 1905, 9012, 38, 617, 1, 54, 3240]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76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76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1905 vs 9012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76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76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[73, 4, 286, 1905, 9012, 38, 617, 1, 54, 3240]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76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76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9012 vs 38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770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77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[73, 4, 286, 1905, 38, 9012, 617, 1, 54, 3240]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77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77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9012 vs 617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774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77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[73, 4, 286, 1905, 38, 617, 9012, 1, 54, 3240]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77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77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9012 vs 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778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77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[73, 4, 286, 1905, 38, 617, 1, 9012, 54, 3240]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78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78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9012 vs 54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782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78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[73, 4, 286, 1905, 38, 617, 1, 54, 9012, 3240]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78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78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9012 vs 3240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786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78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[73, 4, 286, 1905, 38, 617, 1, 54,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78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78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73 vs 4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790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79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73, 286, 1905, 38, 617, 1, 54,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79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79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73 vs 286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79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79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73, 286, 1905, 38, 617, 1, 54,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79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79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286 vs 1905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79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79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73, 286, 1905, 38, 617, 1, 54,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80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80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1905 vs 38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802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80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73, 286, 38, 1905, 617, 1, 54,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80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80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1905 vs 617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806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80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73, 286, 38, 617, 1905, 1, 54,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80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80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1905 vs 1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810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81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73, 286, 38, 617, 1, 1905, 54,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81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81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1905 vs 54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814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81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73, 286, 38, 617, 1, 54, 1905,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81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81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1905 vs 3240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81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81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73, 286, 38, 617, 1, 54, 1905,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82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82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 vs 73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82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82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73, 286, 38, 617, 1, 54, 1905,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82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82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73 vs 286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82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82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73, 286, 38, 617, 1, 54, 1905,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82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82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286 vs 38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830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83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73, 38, 286, 617, 1, 54, 1905,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83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83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286 vs 617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83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83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73, 38, 286, 617, 1, 54, 1905,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83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83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617 vs 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838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83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73, 38, 286, 1, 617, 54, 1905,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84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84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617 vs 54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842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84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73, 38, 286, 1, 54, 617, 1905,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84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84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 vs 73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84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84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73, 38, 286, 1, 54, 617, 1905,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84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84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73 vs 38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850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85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38, 73, 286, 1, 54, 617, 1905,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85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85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73 vs 286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85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85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38, 73, 286, 1, 54, 617, 1905,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85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85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286 vs 1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858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85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38, 73, 1, 286, 54, 617, 1905,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86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86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286 vs 54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862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86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38, 73, 1, 54, 286, 617, 1905,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86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86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 vs 38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86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86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38, 73, 1, 54, 286, 617, 1905,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86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86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38 vs 73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87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87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38, 73, 1, 54, 286, 617, 1905,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87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87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73 vs 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874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87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38, 1, 73, 54, 286, 617, 1905,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87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87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73 vs 54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878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87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38, 1, 54, 73, 286, 617, 1905,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88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88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 vs 38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88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88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38, 1, 54, 73, 286, 617, 1905,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88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88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38 vs 1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886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88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1, 38, 54, 73, 286, 617, 1905,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88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88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38 vs 54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89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89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[4, 1, 38, 54, 73, 286, 617, 1905, 3240, 9012]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89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89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 vs 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894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89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[1, 4, 38, 54, 73, 286, 617, 1905, 3240, 9012]</w:t>
            </w:r>
          </w:p>
        </w:tc>
      </w:tr>
    </w:tbl>
    <w:p w:rsidR="00B96D64" w:rsidRDefault="00BC7E41" w:rsidP="00BC7E41">
      <w:pPr>
        <w:pPrChange w:id="896" w:author="LAB-USR-HUANCAYO" w:date="2026-08-23T12:36:00Z">
          <w:pPr>
            <w:spacing w:after="40"/>
          </w:pPr>
        </w:pPrChange>
      </w:pPr>
      <w:r>
        <w:rPr>
          <w:b/>
          <w:bCs/>
          <w:sz w:val="21"/>
          <w:szCs w:val="21"/>
        </w:rPr>
        <w:t>Arreglo ordenado (resultado final): [1, 4, 38, 54, 73, 286, 617, 1905, 3240, 9012]</w:t>
      </w:r>
    </w:p>
    <w:p w:rsidR="00B96D64" w:rsidRDefault="00BC7E41" w:rsidP="00BC7E41">
      <w:pPr>
        <w:pStyle w:val="Ttulo2"/>
        <w:pageBreakBefore/>
        <w:pPrChange w:id="897" w:author="LAB-USR-HUANCAYO" w:date="2026-08-23T12:36:00Z">
          <w:pPr>
            <w:pStyle w:val="Ttulo2"/>
            <w:pageBreakBefore/>
            <w:spacing w:before="300" w:after="100"/>
          </w:pPr>
        </w:pPrChange>
      </w:pPr>
      <w:r>
        <w:rPr>
          <w:b/>
          <w:bCs/>
          <w:color w:val="C00000"/>
        </w:rPr>
        <w:lastRenderedPageBreak/>
        <w:t>Ejercicio 6</w:t>
      </w:r>
    </w:p>
    <w:p w:rsidR="00B96D64" w:rsidRDefault="00BC7E41" w:rsidP="00BC7E41">
      <w:pPr>
        <w:pPrChange w:id="898" w:author="LAB-USR-HUANCAYO" w:date="2026-08-23T12:36:00Z">
          <w:pPr>
            <w:spacing w:after="150"/>
          </w:pPr>
        </w:pPrChange>
      </w:pPr>
      <w:r>
        <w:rPr>
          <w:b/>
          <w:bCs/>
          <w:sz w:val="21"/>
          <w:szCs w:val="21"/>
        </w:rPr>
        <w:t>Arreglo inicial: [603, 29, 4751, 5, 184, 92, 7, 2306, 841, 16]</w:t>
      </w:r>
    </w:p>
    <w:p w:rsidR="00B96D64" w:rsidRDefault="00BC7E41" w:rsidP="00BC7E41">
      <w:pPr>
        <w:pPrChange w:id="899" w:author="LAB-USR-HUANCAYO" w:date="2026-08-23T12:36:00Z">
          <w:pPr>
            <w:spacing w:after="60"/>
          </w:pPr>
        </w:pPrChange>
      </w:pPr>
      <w:r>
        <w:rPr>
          <w:b/>
          <w:bCs/>
          <w:sz w:val="21"/>
          <w:szCs w:val="21"/>
        </w:rPr>
        <w:t>Código</w:t>
      </w:r>
      <w:r>
        <w:rPr>
          <w:b/>
          <w:bCs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0"/>
      </w:tblGrid>
      <w:tr w:rsidR="00B96D6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96D64" w:rsidRDefault="00BC7E41" w:rsidP="00BC7E41">
            <w:pPr>
              <w:pPrChange w:id="900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[603, 29, 4751, 5, 184, 92, 7, 2306, 841, 16]</w:t>
            </w:r>
          </w:p>
          <w:p w:rsidR="00B96D64" w:rsidRDefault="00BC7E41" w:rsidP="00BC7E41">
            <w:pPr>
              <w:pPrChange w:id="901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:rsidR="00B96D64" w:rsidRDefault="00BC7E41" w:rsidP="00BC7E41">
            <w:pPr>
              <w:pPrChange w:id="902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):</w:t>
            </w:r>
          </w:p>
          <w:p w:rsidR="00B96D64" w:rsidRDefault="00BC7E41" w:rsidP="00BC7E41">
            <w:pPr>
              <w:pPrChange w:id="903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- 1</w:t>
            </w:r>
          </w:p>
          <w:p w:rsidR="00B96D64" w:rsidRDefault="00BC7E41" w:rsidP="00BC7E41">
            <w:pPr>
              <w:pPrChange w:id="904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&gt; 0:</w:t>
            </w:r>
          </w:p>
          <w:p w:rsidR="00B96D64" w:rsidRDefault="00BC7E41" w:rsidP="00BC7E41">
            <w:pPr>
              <w:pPrChange w:id="905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</w:t>
            </w:r>
          </w:p>
          <w:p w:rsidR="00B96D64" w:rsidRDefault="00BC7E41" w:rsidP="00BC7E41">
            <w:pPr>
              <w:pPrChange w:id="906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j in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):</w:t>
            </w:r>
          </w:p>
          <w:p w:rsidR="00B96D64" w:rsidRDefault="00BC7E41" w:rsidP="00BC7E41">
            <w:pPr>
              <w:pPrChange w:id="907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[j] 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 + 1]:</w:t>
            </w:r>
          </w:p>
          <w:p w:rsidR="00B96D64" w:rsidRDefault="00BC7E41" w:rsidP="00BC7E41">
            <w:pPr>
              <w:pPrChange w:id="908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[j],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j + 1]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 + 1],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[j]</w:t>
            </w:r>
          </w:p>
          <w:p w:rsidR="00B96D64" w:rsidRDefault="00BC7E41" w:rsidP="00BC7E41">
            <w:pPr>
              <w:pPrChange w:id="909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j</w:t>
            </w:r>
          </w:p>
          <w:p w:rsidR="00B96D64" w:rsidRDefault="00BC7E41" w:rsidP="00BC7E41">
            <w:pPr>
              <w:pPrChange w:id="910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</w:p>
          <w:p w:rsidR="00B96D64" w:rsidRDefault="00BC7E41" w:rsidP="00BC7E41">
            <w:pPr>
              <w:pPrChange w:id="911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</w:p>
          <w:p w:rsidR="00B96D64" w:rsidRDefault="00BC7E41" w:rsidP="00BC7E41">
            <w:pPr>
              <w:pPrChange w:id="912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:rsidR="00B96D64" w:rsidRDefault="00BC7E41" w:rsidP="00BC7E41">
            <w:pPr>
              <w:pPrChange w:id="913" w:author="LAB-USR-HUANCAYO" w:date="2026-08-23T12:36:00Z">
                <w:pPr/>
              </w:pPrChange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"Original:",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:rsidR="00B96D64" w:rsidRDefault="00BC7E41" w:rsidP="00BC7E41">
            <w:pPr>
              <w:pPrChange w:id="914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("Ordenado:",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[:]))</w:t>
            </w:r>
          </w:p>
        </w:tc>
      </w:tr>
    </w:tbl>
    <w:p w:rsidR="00B96D64" w:rsidRDefault="00BC7E41" w:rsidP="00BC7E41">
      <w:pPr>
        <w:pPrChange w:id="915" w:author="LAB-USR-HUANCAYO" w:date="2026-08-23T12:36:00Z">
          <w:pPr>
            <w:spacing w:after="60"/>
          </w:pPr>
        </w:pPrChange>
      </w:pPr>
      <w:r>
        <w:rPr>
          <w:b/>
          <w:bCs/>
        </w:rPr>
        <w:t xml:space="preserve">Comparaciones reales: 44 / 45 </w:t>
      </w:r>
    </w:p>
    <w:p w:rsidR="00B96D64" w:rsidRDefault="00BC7E41" w:rsidP="00BC7E41">
      <w:pPr>
        <w:pPrChange w:id="916" w:author="LAB-USR-HUANCAYO" w:date="2026-08-23T12:36:00Z">
          <w:pPr>
            <w:spacing w:after="60"/>
          </w:pPr>
        </w:pPrChange>
      </w:pPr>
      <w:r>
        <w:rPr>
          <w:b/>
          <w:bCs/>
        </w:rPr>
        <w:t>Traza completa: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3"/>
        <w:gridCol w:w="2158"/>
        <w:gridCol w:w="1619"/>
        <w:gridCol w:w="6150"/>
      </w:tblGrid>
      <w:tr w:rsidR="00B96D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C00000"/>
          </w:tcPr>
          <w:p w:rsidR="00B96D64" w:rsidRDefault="00BC7E41" w:rsidP="00BC7E41">
            <w:pPr>
              <w:pPrChange w:id="917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Pasada</w:t>
            </w:r>
          </w:p>
        </w:tc>
        <w:tc>
          <w:tcPr>
            <w:tcW w:w="1000" w:type="pct"/>
            <w:shd w:val="clear" w:color="auto" w:fill="C00000"/>
          </w:tcPr>
          <w:p w:rsidR="00B96D64" w:rsidRDefault="00BC7E41" w:rsidP="00BC7E41">
            <w:pPr>
              <w:pPrChange w:id="918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Comparación</w:t>
            </w:r>
          </w:p>
        </w:tc>
        <w:tc>
          <w:tcPr>
            <w:tcW w:w="750" w:type="pct"/>
            <w:shd w:val="clear" w:color="auto" w:fill="C00000"/>
          </w:tcPr>
          <w:p w:rsidR="00B96D64" w:rsidRDefault="00BC7E41" w:rsidP="00BC7E41">
            <w:pPr>
              <w:pPrChange w:id="919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Intercambio</w:t>
            </w:r>
          </w:p>
        </w:tc>
        <w:tc>
          <w:tcPr>
            <w:tcW w:w="2850" w:type="pct"/>
            <w:shd w:val="clear" w:color="auto" w:fill="C00000"/>
          </w:tcPr>
          <w:p w:rsidR="00B96D64" w:rsidRDefault="00BC7E41" w:rsidP="00BC7E41">
            <w:pPr>
              <w:pPrChange w:id="920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Estado del arreglo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92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92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603 vs 29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923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92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[29, 603, 4751, 5, 184, 92, 7, 2306, 841, 16]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92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92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603 vs 4751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92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92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[29, 603, 4751, 5, 184, 92, 7, 2306, 841, 16]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92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93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4751 vs 5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93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93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[29, 603, 5, 4751, 184, 92, 7, 2306, 841, 16]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93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93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4751 vs 184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93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93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[29, 603, 5, 184, 4751, 92, 7, 2306, 841, 16]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93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93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4751 vs 92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939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94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[29, 603, 5, 184, 92, 4751, 7, 2306, 841, 16]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94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94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4751 vs 7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943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94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[29, 603, 5, 184, 92, 7, 4751, 2306, 841, 16]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94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94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4751 vs 2306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94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94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[29, 603, 5, 184, 92, 7, 2306, 4751, 841, 16]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94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95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4751 vs 841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95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95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[29, 603, 5, 184, 92, 7, 2306, 841, 4751, 16]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95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95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4751 vs 16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95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95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[29, 603, 5, 184, 92, 7, 2306, 841, 16,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95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95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29 vs 603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95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96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[29, 603, 5, 184, 92, 7, 2306, 841, 16,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96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96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603 vs 5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963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96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[29, 5, 603, 184, 92, 7, 2306, 841, 16,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96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96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603 vs 184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96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96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[29, 5, 184, 603, 92, 7, 2306, 841, 16,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96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97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603 vs 92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97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97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[29, 5, 184, 92, 603, 7, 2306, 841, 16,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97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97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603 vs 7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97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97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[29, 5, 184, 92, 7, 603, 2306, 841, 16,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97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97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603 vs 2306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97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98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[29, 5, 184, 92, 7, 603, 2306, 841, 16,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98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98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2306 vs 841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983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98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[29, 5, 184, 92, 7, 603, 841, 2306, 16,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98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98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2306 vs 16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98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98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[29, 5, 184, 92, 7, 603, 841, 16,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98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99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29 vs 5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99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99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29, 184, 92, 7, 603, 841, 16,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99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99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29 vs 184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99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99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29, 184, 92, 7, 603, 841, 16,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99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99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184 vs 92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999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00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29, 92, 184, 7, 603, 841, 16,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00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00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184 vs 7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003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00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29, 92, 7, 184, 603, 841, 16,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00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00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184 vs 603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00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00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29, 92, 7, 184, 603, 841, 16,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00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01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603 vs 841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01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01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29, 92, 7, 184, 603, 841, 16,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01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01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841 vs 16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01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01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29, 92, 7, 184, 603, 16, 841,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01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01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 vs 29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01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02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29, 92, 7, 184, 603, 16, 841,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02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02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29 vs 92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02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02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29, 92, 7, 184, 603, 16, 841,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02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02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92 vs 7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02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02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29, 7, 92, 184, 603, 16, 841,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02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03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92 vs 184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03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03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29, 7, 92, 184, 603, 16, 841,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03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03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184 vs 603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03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03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29, 7, 92, 184, 603, 16, 841,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03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03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603 vs 16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039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04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29, 7, 92, 184, 16, 603, 841,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04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04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 vs 29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04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04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29, 7, 92, 184, 16, 603, 841,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04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04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29 vs 7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04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04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7, 29, 92, 184, 16, 603, 841,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04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05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29 vs 92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05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05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7, 29, 92, 184, 16, 603, 841,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05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05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92 vs 184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05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05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7, 29, 92, 184, 16, 603, 841,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05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05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184 vs 16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059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06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7, 29, 92, 16, 184, 603, 841,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06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06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 vs 7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06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06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7, 29, 92, 16, 184, 603, 841,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06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06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 vs 29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06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06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7, 29, 92, 16, 184, 603, 841,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06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07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29 vs 92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07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07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7, 29, 92, 16, 184, 603, 841,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07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07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92 vs 16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07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07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7, 29, 16, 92, 184, 603, 841,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07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07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 vs 7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07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08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7, 29, 16, 92, 184, 603, 841,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08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08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 vs 29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08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08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7, 29, 16, 92, 184, 603, 841,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08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08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29 vs 16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08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08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7, 16, 29, 92, 184, 603, 841,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08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09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 vs 7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09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09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7, 16, 29, 92, 184, 603, 841, 2306, 4751]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09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09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 vs 16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09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09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[5, 7, 16, 29, 92, 184, 603, 841, 2306, 4751]</w:t>
            </w:r>
          </w:p>
        </w:tc>
      </w:tr>
    </w:tbl>
    <w:p w:rsidR="00B96D64" w:rsidRDefault="00BC7E41" w:rsidP="00BC7E41">
      <w:pPr>
        <w:pPrChange w:id="1097" w:author="LAB-USR-HUANCAYO" w:date="2026-08-23T12:36:00Z">
          <w:pPr>
            <w:spacing w:after="40"/>
          </w:pPr>
        </w:pPrChange>
      </w:pPr>
      <w:r>
        <w:rPr>
          <w:b/>
          <w:bCs/>
          <w:sz w:val="21"/>
          <w:szCs w:val="21"/>
        </w:rPr>
        <w:t>Arreglo ordenado (resultado final): [5, 7, 16, 29, 92, 184, 603, 841, 2306, 4751]</w:t>
      </w:r>
    </w:p>
    <w:p w:rsidR="00B96D64" w:rsidRDefault="00BC7E41" w:rsidP="00BC7E41">
      <w:pPr>
        <w:pStyle w:val="Ttulo2"/>
        <w:pageBreakBefore/>
        <w:pPrChange w:id="1098" w:author="LAB-USR-HUANCAYO" w:date="2026-08-23T12:36:00Z">
          <w:pPr>
            <w:pStyle w:val="Ttulo2"/>
            <w:pageBreakBefore/>
            <w:spacing w:before="300" w:after="100"/>
          </w:pPr>
        </w:pPrChange>
      </w:pPr>
      <w:r>
        <w:rPr>
          <w:b/>
          <w:bCs/>
          <w:color w:val="C00000"/>
        </w:rPr>
        <w:lastRenderedPageBreak/>
        <w:t>Ejercicio 7</w:t>
      </w:r>
    </w:p>
    <w:p w:rsidR="00B96D64" w:rsidRDefault="00BC7E41" w:rsidP="00BC7E41">
      <w:pPr>
        <w:pPrChange w:id="1099" w:author="LAB-USR-HUANCAYO" w:date="2026-08-23T12:36:00Z">
          <w:pPr>
            <w:spacing w:after="150"/>
          </w:pPr>
        </w:pPrChange>
      </w:pPr>
      <w:r>
        <w:rPr>
          <w:b/>
          <w:bCs/>
          <w:sz w:val="21"/>
          <w:szCs w:val="21"/>
        </w:rPr>
        <w:t>Arreglo inicial: [3, 7502, 48, 916, 120, 6, 3491, 75, 208, 5643]</w:t>
      </w:r>
    </w:p>
    <w:p w:rsidR="00B96D64" w:rsidRDefault="00BC7E41" w:rsidP="00BC7E41">
      <w:pPr>
        <w:pPrChange w:id="1100" w:author="LAB-USR-HUANCAYO" w:date="2026-08-23T12:36:00Z">
          <w:pPr>
            <w:spacing w:after="60"/>
          </w:pPr>
        </w:pPrChange>
      </w:pPr>
      <w:r>
        <w:rPr>
          <w:b/>
          <w:bCs/>
          <w:sz w:val="21"/>
          <w:szCs w:val="21"/>
        </w:rPr>
        <w:t>Código</w:t>
      </w:r>
      <w:r>
        <w:rPr>
          <w:b/>
          <w:bCs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0"/>
      </w:tblGrid>
      <w:tr w:rsidR="00B96D6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96D64" w:rsidRDefault="00BC7E41" w:rsidP="00BC7E41">
            <w:pPr>
              <w:pPrChange w:id="1101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[3, 7502, 48, 916, 120, 6, 3491, 75, 208, 5643]</w:t>
            </w:r>
          </w:p>
          <w:p w:rsidR="00B96D64" w:rsidRDefault="00BC7E41" w:rsidP="00BC7E41">
            <w:pPr>
              <w:pPrChange w:id="1102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:rsidR="00B96D64" w:rsidRDefault="00BC7E41" w:rsidP="00BC7E41">
            <w:pPr>
              <w:pPrChange w:id="1103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):</w:t>
            </w:r>
          </w:p>
          <w:p w:rsidR="00B96D64" w:rsidRDefault="00BC7E41" w:rsidP="00BC7E41">
            <w:pPr>
              <w:pPrChange w:id="1104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- 1</w:t>
            </w:r>
          </w:p>
          <w:p w:rsidR="00B96D64" w:rsidRDefault="00BC7E41" w:rsidP="00BC7E41">
            <w:pPr>
              <w:pPrChange w:id="1105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&gt; 0:</w:t>
            </w:r>
          </w:p>
          <w:p w:rsidR="00B96D64" w:rsidRDefault="00BC7E41" w:rsidP="00BC7E41">
            <w:pPr>
              <w:pPrChange w:id="1106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</w:t>
            </w:r>
          </w:p>
          <w:p w:rsidR="00B96D64" w:rsidRDefault="00BC7E41" w:rsidP="00BC7E41">
            <w:pPr>
              <w:pPrChange w:id="1107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j in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):</w:t>
            </w:r>
          </w:p>
          <w:p w:rsidR="00B96D64" w:rsidRDefault="00BC7E41" w:rsidP="00BC7E41">
            <w:pPr>
              <w:pPrChange w:id="1108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[j] 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 + 1]:</w:t>
            </w:r>
          </w:p>
          <w:p w:rsidR="00B96D64" w:rsidRDefault="00BC7E41" w:rsidP="00BC7E41">
            <w:pPr>
              <w:pPrChange w:id="1109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[j],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j + 1]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 + 1],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[j]</w:t>
            </w:r>
          </w:p>
          <w:p w:rsidR="00B96D64" w:rsidRDefault="00BC7E41" w:rsidP="00BC7E41">
            <w:pPr>
              <w:pPrChange w:id="1110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j</w:t>
            </w:r>
          </w:p>
          <w:p w:rsidR="00B96D64" w:rsidRDefault="00BC7E41" w:rsidP="00BC7E41">
            <w:pPr>
              <w:pPrChange w:id="1111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</w:p>
          <w:p w:rsidR="00B96D64" w:rsidRDefault="00BC7E41" w:rsidP="00BC7E41">
            <w:pPr>
              <w:pPrChange w:id="1112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</w:p>
          <w:p w:rsidR="00B96D64" w:rsidRDefault="00BC7E41" w:rsidP="00BC7E41">
            <w:pPr>
              <w:pPrChange w:id="1113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:rsidR="00B96D64" w:rsidRDefault="00BC7E41" w:rsidP="00BC7E41">
            <w:pPr>
              <w:pPrChange w:id="1114" w:author="LAB-USR-HUANCAYO" w:date="2026-08-23T12:36:00Z">
                <w:pPr/>
              </w:pPrChange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"Original:",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:rsidR="00B96D64" w:rsidRDefault="00BC7E41" w:rsidP="00BC7E41">
            <w:pPr>
              <w:pPrChange w:id="1115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("Ordenado:",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[:]))</w:t>
            </w:r>
          </w:p>
        </w:tc>
      </w:tr>
    </w:tbl>
    <w:p w:rsidR="00B96D64" w:rsidRDefault="00BC7E41" w:rsidP="00BC7E41">
      <w:pPr>
        <w:pPrChange w:id="1116" w:author="LAB-USR-HUANCAYO" w:date="2026-08-23T12:36:00Z">
          <w:pPr>
            <w:spacing w:after="60"/>
          </w:pPr>
        </w:pPrChange>
      </w:pPr>
      <w:r>
        <w:rPr>
          <w:b/>
          <w:bCs/>
        </w:rPr>
        <w:t xml:space="preserve">Comparaciones reales: 31 / 45 </w:t>
      </w:r>
    </w:p>
    <w:p w:rsidR="00B96D64" w:rsidRDefault="00BC7E41" w:rsidP="00BC7E41">
      <w:pPr>
        <w:pPrChange w:id="1117" w:author="LAB-USR-HUANCAYO" w:date="2026-08-23T12:36:00Z">
          <w:pPr>
            <w:spacing w:after="60"/>
          </w:pPr>
        </w:pPrChange>
      </w:pPr>
      <w:r>
        <w:rPr>
          <w:b/>
          <w:bCs/>
        </w:rPr>
        <w:t>Traza completa: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3"/>
        <w:gridCol w:w="2158"/>
        <w:gridCol w:w="1619"/>
        <w:gridCol w:w="6150"/>
      </w:tblGrid>
      <w:tr w:rsidR="00B96D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C00000"/>
          </w:tcPr>
          <w:p w:rsidR="00B96D64" w:rsidRDefault="00BC7E41" w:rsidP="00BC7E41">
            <w:pPr>
              <w:pPrChange w:id="1118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Pasada</w:t>
            </w:r>
          </w:p>
        </w:tc>
        <w:tc>
          <w:tcPr>
            <w:tcW w:w="1000" w:type="pct"/>
            <w:shd w:val="clear" w:color="auto" w:fill="C00000"/>
          </w:tcPr>
          <w:p w:rsidR="00B96D64" w:rsidRDefault="00BC7E41" w:rsidP="00BC7E41">
            <w:pPr>
              <w:pPrChange w:id="1119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Comparación</w:t>
            </w:r>
          </w:p>
        </w:tc>
        <w:tc>
          <w:tcPr>
            <w:tcW w:w="750" w:type="pct"/>
            <w:shd w:val="clear" w:color="auto" w:fill="C00000"/>
          </w:tcPr>
          <w:p w:rsidR="00B96D64" w:rsidRDefault="00BC7E41" w:rsidP="00BC7E41">
            <w:pPr>
              <w:pPrChange w:id="1120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Intercambio</w:t>
            </w:r>
          </w:p>
        </w:tc>
        <w:tc>
          <w:tcPr>
            <w:tcW w:w="2850" w:type="pct"/>
            <w:shd w:val="clear" w:color="auto" w:fill="C00000"/>
          </w:tcPr>
          <w:p w:rsidR="00B96D64" w:rsidRDefault="00BC7E41" w:rsidP="00BC7E41">
            <w:pPr>
              <w:pPrChange w:id="1121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Estado del arreglo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12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12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 vs 7502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12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12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7502, 48, 916, 120, 6, 3491, 75, 208, 5643]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12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12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7502 vs 48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128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12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48, 7502, 916, 120, 6, 3491, 75, 208, 5643]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13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13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7502 vs 916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132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13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48, 916, 7502, 120, 6, 3491, 75, 208, 5643]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13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13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7502 vs 120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136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13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48, 916, 120, 7502, 6, 3491, 75, 208, 5643]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13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13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7502 vs 6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140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14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48, 916, 120, 6, 7502, 3491, 75, 208, 5643]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14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14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7502 vs 3491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144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14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48, 916, 120, 6, 3491, 7502, 75, 208, 5643]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14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14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7502 vs 75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148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14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48, 916, 120, 6, 3491, 75, 7502, 208, 5643]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15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15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7502 vs 208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152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15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48, 916, 120, 6, 3491, 75, 208, 7502, 5643]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15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15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7502 vs 5643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156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15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48, 916, 120, 6, 3491, 75, 208, 5643, 7502]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15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15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 vs 48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16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16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48, 916, 120, 6, 3491, 75, 208, 5643, 7502]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16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16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48 vs 916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16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16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48, 916, 120, 6, 3491, 75, 208, 5643, 7502]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16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16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916 vs 120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168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16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48, 120, 916, 6, 3491, 75, 208, 5643, 7502]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17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17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916 vs 6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172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17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48, 120, 6, 916, 3491, 75, 208, 5643, 7502]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17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17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916 vs 3491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17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17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48, 120, 6, 916, 3491, 75, 208, 5643, 7502]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17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17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3491 vs 75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180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18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48, 120, 6, 916, 75, 3491, 208, 5643, 7502]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18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18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3491 vs 208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184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18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48, 120, 6, 916, 75, 208, 3491, 5643, 7502]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18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18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3491 vs 5643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18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18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48, 120, 6, 916, 75, 208, 3491, 5643, 7502]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19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19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 vs 48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19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19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48, 120, 6, 916, 75, 208, 3491, 5643, 7502]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19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19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48 vs 120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19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19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48, 120, 6, 916, 75, 208, 3491, 5643, 7502]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19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19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120 vs 6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200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20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48, 6, 120, 916, 75, 208, 3491, 5643, 7502]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20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20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120 vs 916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20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20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48, 6, 120, 916, 75, 208, 3491, 5643, 7502]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20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20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916 vs 75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208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20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48, 6, 120, 75, 916, 208, 3491, 5643, 7502]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21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21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916 vs 208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212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21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48, 6, 120, 75, 208, 916, 3491, 5643, 7502]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21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21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 vs 48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21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21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48, 6, 120, 75, 208, 916, 3491, 5643, 7502]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21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21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48 vs 6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220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22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6, 48, 120, 75, 208, 916, 3491, 5643, 7502]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22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22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48 vs 120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22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22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6, 48, 120, 75, 208, 916, 3491, 5643, 7502]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22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22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120 vs 75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228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22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6, 48, 75, 120, 208, 916, 3491, 5643, 7502]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23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23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120 vs 208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23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23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6, 48, 75, 120, 208, 916, 3491, 5643, 7502]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23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23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 vs 6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23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23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6, 48, 75, 120, 208, 916, 3491, 5643, 7502]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23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23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 vs 48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24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24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6, 48, 75, 120, 208, 916, 3491, 5643, 7502]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24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24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48 vs 75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24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24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6, 48, 75, 120, 208, 916, 3491, 5643, 7502]</w:t>
            </w:r>
          </w:p>
        </w:tc>
      </w:tr>
    </w:tbl>
    <w:p w:rsidR="00B96D64" w:rsidRDefault="00BC7E41" w:rsidP="00BC7E41">
      <w:pPr>
        <w:pPrChange w:id="1246" w:author="LAB-USR-HUANCAYO" w:date="2026-08-23T12:36:00Z">
          <w:pPr>
            <w:spacing w:after="40"/>
          </w:pPr>
        </w:pPrChange>
      </w:pPr>
      <w:r>
        <w:rPr>
          <w:b/>
          <w:bCs/>
          <w:sz w:val="21"/>
          <w:szCs w:val="21"/>
        </w:rPr>
        <w:t>Arreglo ordenado (resultado final): [3, 6, 48, 75, 120, 208, 916, 3491, 5643, 7502]</w:t>
      </w:r>
    </w:p>
    <w:p w:rsidR="00B96D64" w:rsidRDefault="00BC7E41" w:rsidP="00BC7E41">
      <w:pPr>
        <w:pStyle w:val="Ttulo2"/>
        <w:pageBreakBefore/>
        <w:pPrChange w:id="1247" w:author="LAB-USR-HUANCAYO" w:date="2026-08-23T12:36:00Z">
          <w:pPr>
            <w:pStyle w:val="Ttulo2"/>
            <w:pageBreakBefore/>
            <w:spacing w:before="300" w:after="100"/>
          </w:pPr>
        </w:pPrChange>
      </w:pPr>
      <w:r>
        <w:rPr>
          <w:b/>
          <w:bCs/>
          <w:color w:val="C00000"/>
        </w:rPr>
        <w:lastRenderedPageBreak/>
        <w:t>Ejercicio 8</w:t>
      </w:r>
    </w:p>
    <w:p w:rsidR="00B96D64" w:rsidRDefault="00BC7E41" w:rsidP="00BC7E41">
      <w:pPr>
        <w:pPrChange w:id="1248" w:author="LAB-USR-HUANCAYO" w:date="2026-08-23T12:36:00Z">
          <w:pPr>
            <w:spacing w:after="150"/>
          </w:pPr>
        </w:pPrChange>
      </w:pPr>
      <w:r>
        <w:rPr>
          <w:b/>
          <w:bCs/>
          <w:sz w:val="21"/>
          <w:szCs w:val="21"/>
        </w:rPr>
        <w:t>Arreglo inicial: [468, 2, 3970, 81, 705, 14, 6238, 9, 36, 1542]</w:t>
      </w:r>
    </w:p>
    <w:p w:rsidR="00B96D64" w:rsidRDefault="00BC7E41" w:rsidP="00BC7E41">
      <w:pPr>
        <w:pPrChange w:id="1249" w:author="LAB-USR-HUANCAYO" w:date="2026-08-23T12:36:00Z">
          <w:pPr>
            <w:spacing w:after="60"/>
          </w:pPr>
        </w:pPrChange>
      </w:pPr>
      <w:r>
        <w:rPr>
          <w:b/>
          <w:bCs/>
          <w:sz w:val="21"/>
          <w:szCs w:val="21"/>
        </w:rPr>
        <w:t>Código</w:t>
      </w:r>
      <w:r>
        <w:rPr>
          <w:b/>
          <w:bCs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0"/>
      </w:tblGrid>
      <w:tr w:rsidR="00B96D6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96D64" w:rsidRDefault="00BC7E41" w:rsidP="00BC7E41">
            <w:pPr>
              <w:pPrChange w:id="1250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[468, 2, 3970, 81, 705, 14, 6238, 9, 36, 1542]</w:t>
            </w:r>
          </w:p>
          <w:p w:rsidR="00B96D64" w:rsidRDefault="00BC7E41" w:rsidP="00BC7E41">
            <w:pPr>
              <w:pPrChange w:id="1251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:rsidR="00B96D64" w:rsidRDefault="00BC7E41" w:rsidP="00BC7E41">
            <w:pPr>
              <w:pPrChange w:id="1252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):</w:t>
            </w:r>
          </w:p>
          <w:p w:rsidR="00B96D64" w:rsidRDefault="00BC7E41" w:rsidP="00BC7E41">
            <w:pPr>
              <w:pPrChange w:id="1253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- 1</w:t>
            </w:r>
          </w:p>
          <w:p w:rsidR="00B96D64" w:rsidRDefault="00BC7E41" w:rsidP="00BC7E41">
            <w:pPr>
              <w:pPrChange w:id="1254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&gt; 0:</w:t>
            </w:r>
          </w:p>
          <w:p w:rsidR="00B96D64" w:rsidRDefault="00BC7E41" w:rsidP="00BC7E41">
            <w:pPr>
              <w:pPrChange w:id="1255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</w:t>
            </w:r>
          </w:p>
          <w:p w:rsidR="00B96D64" w:rsidRDefault="00BC7E41" w:rsidP="00BC7E41">
            <w:pPr>
              <w:pPrChange w:id="1256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j in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):</w:t>
            </w:r>
          </w:p>
          <w:p w:rsidR="00B96D64" w:rsidRDefault="00BC7E41" w:rsidP="00BC7E41">
            <w:pPr>
              <w:pPrChange w:id="1257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[j] 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 + 1]:</w:t>
            </w:r>
          </w:p>
          <w:p w:rsidR="00B96D64" w:rsidRDefault="00BC7E41" w:rsidP="00BC7E41">
            <w:pPr>
              <w:pPrChange w:id="1258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[j],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j + 1]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 + 1],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[j]</w:t>
            </w:r>
          </w:p>
          <w:p w:rsidR="00B96D64" w:rsidRDefault="00BC7E41" w:rsidP="00BC7E41">
            <w:pPr>
              <w:pPrChange w:id="1259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j</w:t>
            </w:r>
          </w:p>
          <w:p w:rsidR="00B96D64" w:rsidRDefault="00BC7E41" w:rsidP="00BC7E41">
            <w:pPr>
              <w:pPrChange w:id="1260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</w:p>
          <w:p w:rsidR="00B96D64" w:rsidRDefault="00BC7E41" w:rsidP="00BC7E41">
            <w:pPr>
              <w:pPrChange w:id="1261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</w:p>
          <w:p w:rsidR="00B96D64" w:rsidRDefault="00BC7E41" w:rsidP="00BC7E41">
            <w:pPr>
              <w:pPrChange w:id="1262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:rsidR="00B96D64" w:rsidRDefault="00BC7E41" w:rsidP="00BC7E41">
            <w:pPr>
              <w:pPrChange w:id="1263" w:author="LAB-USR-HUANCAYO" w:date="2026-08-23T12:36:00Z">
                <w:pPr/>
              </w:pPrChange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"Original:",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:rsidR="00B96D64" w:rsidRDefault="00BC7E41" w:rsidP="00BC7E41">
            <w:pPr>
              <w:pPrChange w:id="1264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("Ordenado:",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[:]))</w:t>
            </w:r>
          </w:p>
        </w:tc>
      </w:tr>
    </w:tbl>
    <w:p w:rsidR="00B96D64" w:rsidRDefault="00BC7E41" w:rsidP="00BC7E41">
      <w:pPr>
        <w:pPrChange w:id="1265" w:author="LAB-USR-HUANCAYO" w:date="2026-08-23T12:36:00Z">
          <w:pPr>
            <w:spacing w:after="60"/>
          </w:pPr>
        </w:pPrChange>
      </w:pPr>
      <w:r>
        <w:rPr>
          <w:b/>
          <w:bCs/>
        </w:rPr>
        <w:t xml:space="preserve">Comparaciones reales: 37 / 45 </w:t>
      </w:r>
    </w:p>
    <w:p w:rsidR="00B96D64" w:rsidRDefault="00BC7E41" w:rsidP="00BC7E41">
      <w:pPr>
        <w:pPrChange w:id="1266" w:author="LAB-USR-HUANCAYO" w:date="2026-08-23T12:36:00Z">
          <w:pPr>
            <w:spacing w:after="60"/>
          </w:pPr>
        </w:pPrChange>
      </w:pPr>
      <w:r>
        <w:rPr>
          <w:b/>
          <w:bCs/>
        </w:rPr>
        <w:t>Traza completa: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3"/>
        <w:gridCol w:w="2158"/>
        <w:gridCol w:w="1619"/>
        <w:gridCol w:w="6150"/>
      </w:tblGrid>
      <w:tr w:rsidR="00B96D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C00000"/>
          </w:tcPr>
          <w:p w:rsidR="00B96D64" w:rsidRDefault="00BC7E41" w:rsidP="00BC7E41">
            <w:pPr>
              <w:pPrChange w:id="1267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Pasada</w:t>
            </w:r>
          </w:p>
        </w:tc>
        <w:tc>
          <w:tcPr>
            <w:tcW w:w="1000" w:type="pct"/>
            <w:shd w:val="clear" w:color="auto" w:fill="C00000"/>
          </w:tcPr>
          <w:p w:rsidR="00B96D64" w:rsidRDefault="00BC7E41" w:rsidP="00BC7E41">
            <w:pPr>
              <w:pPrChange w:id="1268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Comparación</w:t>
            </w:r>
          </w:p>
        </w:tc>
        <w:tc>
          <w:tcPr>
            <w:tcW w:w="750" w:type="pct"/>
            <w:shd w:val="clear" w:color="auto" w:fill="C00000"/>
          </w:tcPr>
          <w:p w:rsidR="00B96D64" w:rsidRDefault="00BC7E41" w:rsidP="00BC7E41">
            <w:pPr>
              <w:pPrChange w:id="1269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Intercambio</w:t>
            </w:r>
          </w:p>
        </w:tc>
        <w:tc>
          <w:tcPr>
            <w:tcW w:w="2850" w:type="pct"/>
            <w:shd w:val="clear" w:color="auto" w:fill="C00000"/>
          </w:tcPr>
          <w:p w:rsidR="00B96D64" w:rsidRDefault="00BC7E41" w:rsidP="00BC7E41">
            <w:pPr>
              <w:pPrChange w:id="1270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Estado del arreglo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27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27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468 vs 2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273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27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468, 3970, 81, 705, 14, 6238, 9, 36, 1542]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27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27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468 vs 3970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27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27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468, 3970, 81, 705, 14, 6238, 9, 36, 1542]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27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28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3970 vs 81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28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28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468, 81, 3970, 705, 14, 6238, 9, 36, 1542]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28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28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3970 vs 705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28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28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468, 81, 705, 3970, 14, 6238, 9, 36, 1542]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28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28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3970 vs 14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289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29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468, 81, 705, 14, 3970, 6238, 9, 36, 1542]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29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29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3970 vs 6238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29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29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468, 81, 705, 14, 3970, 6238, 9, 36, 1542]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29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29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6238 vs 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29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29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468, 81, 705, 14, 3970, 9, 6238, 36, 1542]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29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30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6238 vs 36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30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30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468, 81, 705, 14, 3970, 9, 36, 6238, 1542]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30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30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6238 vs 1542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30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30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468, 81, 705, 14, 3970, 9, 36, 1542,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30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30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 vs 468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30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31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468, 81, 705, 14, 3970, 9, 36, 1542,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31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31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468 vs 81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313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31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81, 468, 705, 14, 3970, 9, 36, 1542,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31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31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468 vs 705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31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31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81, 468, 705, 14, 3970, 9, 36, 1542,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31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32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705 vs 14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32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32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81, 468, 14, 705, 3970, 9, 36, 1542,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32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32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705 vs 3970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32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32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81, 468, 14, 705, 3970, 9, 36, 1542,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32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32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3970 vs 9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329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33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81, 468, 14, 705, 9, 3970, 36, 1542,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33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33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3970 vs 36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333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33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81, 468, 14, 705, 9, 36, 3970, 1542,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33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33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3970 vs 1542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33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33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81, 468, 14, 705, 9, 36, 1542, 3970,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33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34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 vs 81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34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34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81, 468, 14, 705, 9, 36, 1542, 3970,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34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34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81 vs 468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34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34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81, 468, 14, 705, 9, 36, 1542, 3970,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34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34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468 vs 14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349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35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81, 14, 468, 705, 9, 36, 1542, 3970,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35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35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468 vs 705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35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35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81, 14, 468, 705, 9, 36, 1542, 3970,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35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35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705 vs 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35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35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81, 14, 468, 9, 705, 36, 1542, 3970,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35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36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705 vs 36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36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36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81, 14, 468, 9, 36, 705, 1542, 3970,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36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36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705 vs 1542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36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36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81, 14, 468, 9, 36, 705, 1542, 3970,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36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36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 vs 81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36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37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81, 14, 468, 9, 36, 705, 1542, 3970,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37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37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81 vs 14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373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37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14, 81, 468, 9, 36, 705, 1542, 3970,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37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37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81 vs 468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37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37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14, 81, 468, 9, 36, 705, 1542, 3970,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37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38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468 vs 9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38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38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14, 81, 9, 468, 36, 705, 1542, 3970,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38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38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468 vs 36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38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38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14, 81, 9, 36, 468, 705, 1542, 3970,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38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38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 vs 14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38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39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14, 81, 9, 36, 468, 705, 1542, 3970,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39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39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14 vs 81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39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39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14, 81, 9, 36, 468, 705, 1542, 3970,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39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39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81 vs 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39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39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14, 9, 81, 36, 468, 705, 1542, 3970,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39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40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81 vs 36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40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40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14, 9, 36, 81, 468, 705, 1542, 3970,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40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40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 vs 14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40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40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14, 9, 36, 81, 468, 705, 1542, 3970,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40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40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14 vs 9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409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41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9, 14, 36, 81, 468, 705, 1542, 3970,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41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41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14 vs 36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41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41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9, 14, 36, 81, 468, 705, 1542, 3970, 6238]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41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41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 vs 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41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41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[2, 9, 14, 36, 81, 468, 705, 1542, 3970, 6238]</w:t>
            </w:r>
          </w:p>
        </w:tc>
      </w:tr>
    </w:tbl>
    <w:p w:rsidR="00B96D64" w:rsidRDefault="00BC7E41" w:rsidP="00BC7E41">
      <w:pPr>
        <w:pPrChange w:id="1419" w:author="LAB-USR-HUANCAYO" w:date="2026-08-23T12:36:00Z">
          <w:pPr>
            <w:spacing w:after="40"/>
          </w:pPr>
        </w:pPrChange>
      </w:pPr>
      <w:r>
        <w:rPr>
          <w:b/>
          <w:bCs/>
          <w:sz w:val="21"/>
          <w:szCs w:val="21"/>
        </w:rPr>
        <w:t>Arreglo ordenado (resultado final): [2, 9, 14, 36, 81, 468, 705, 1542, 3970, 6238]</w:t>
      </w:r>
    </w:p>
    <w:p w:rsidR="00B96D64" w:rsidRDefault="00BC7E41" w:rsidP="00BC7E41">
      <w:pPr>
        <w:pStyle w:val="Ttulo2"/>
        <w:pageBreakBefore/>
        <w:pPrChange w:id="1420" w:author="LAB-USR-HUANCAYO" w:date="2026-08-23T12:36:00Z">
          <w:pPr>
            <w:pStyle w:val="Ttulo2"/>
            <w:pageBreakBefore/>
            <w:spacing w:before="300" w:after="100"/>
          </w:pPr>
        </w:pPrChange>
      </w:pPr>
      <w:r>
        <w:rPr>
          <w:b/>
          <w:bCs/>
          <w:color w:val="C00000"/>
        </w:rPr>
        <w:lastRenderedPageBreak/>
        <w:t>Ejercicio 9</w:t>
      </w:r>
    </w:p>
    <w:p w:rsidR="00B96D64" w:rsidRDefault="00BC7E41" w:rsidP="00BC7E41">
      <w:pPr>
        <w:pPrChange w:id="1421" w:author="LAB-USR-HUANCAYO" w:date="2026-08-23T12:36:00Z">
          <w:pPr>
            <w:spacing w:after="150"/>
          </w:pPr>
        </w:pPrChange>
      </w:pPr>
      <w:r>
        <w:rPr>
          <w:b/>
          <w:bCs/>
          <w:sz w:val="21"/>
          <w:szCs w:val="21"/>
        </w:rPr>
        <w:t>Arreglo inicial: [56, 8041, 7, 390, 24, 1675, 908, 1, 63, 4210]</w:t>
      </w:r>
    </w:p>
    <w:p w:rsidR="00B96D64" w:rsidRDefault="00BC7E41" w:rsidP="00BC7E41">
      <w:pPr>
        <w:pPrChange w:id="1422" w:author="LAB-USR-HUANCAYO" w:date="2026-08-23T12:36:00Z">
          <w:pPr>
            <w:spacing w:after="60"/>
          </w:pPr>
        </w:pPrChange>
      </w:pPr>
      <w:r>
        <w:rPr>
          <w:b/>
          <w:bCs/>
          <w:sz w:val="21"/>
          <w:szCs w:val="21"/>
        </w:rPr>
        <w:t>Código</w:t>
      </w:r>
      <w:r>
        <w:rPr>
          <w:b/>
          <w:bCs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0"/>
      </w:tblGrid>
      <w:tr w:rsidR="00B96D6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96D64" w:rsidRDefault="00BC7E41" w:rsidP="00BC7E41">
            <w:pPr>
              <w:pPrChange w:id="1423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[56, 8041, 7, 390, 24, 1675, 908, 1, 63, 4210]</w:t>
            </w:r>
          </w:p>
          <w:p w:rsidR="00B96D64" w:rsidRDefault="00BC7E41" w:rsidP="00BC7E41">
            <w:pPr>
              <w:pPrChange w:id="1424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:rsidR="00B96D64" w:rsidRDefault="00BC7E41" w:rsidP="00BC7E41">
            <w:pPr>
              <w:pPrChange w:id="1425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):</w:t>
            </w:r>
          </w:p>
          <w:p w:rsidR="00B96D64" w:rsidRDefault="00BC7E41" w:rsidP="00BC7E41">
            <w:pPr>
              <w:pPrChange w:id="1426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- 1</w:t>
            </w:r>
          </w:p>
          <w:p w:rsidR="00B96D64" w:rsidRDefault="00BC7E41" w:rsidP="00BC7E41">
            <w:pPr>
              <w:pPrChange w:id="1427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&gt; 0:</w:t>
            </w:r>
          </w:p>
          <w:p w:rsidR="00B96D64" w:rsidRDefault="00BC7E41" w:rsidP="00BC7E41">
            <w:pPr>
              <w:pPrChange w:id="1428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</w:t>
            </w:r>
          </w:p>
          <w:p w:rsidR="00B96D64" w:rsidRDefault="00BC7E41" w:rsidP="00BC7E41">
            <w:pPr>
              <w:pPrChange w:id="1429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j in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):</w:t>
            </w:r>
          </w:p>
          <w:p w:rsidR="00B96D64" w:rsidRDefault="00BC7E41" w:rsidP="00BC7E41">
            <w:pPr>
              <w:pPrChange w:id="1430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[j] 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 + 1]:</w:t>
            </w:r>
          </w:p>
          <w:p w:rsidR="00B96D64" w:rsidRDefault="00BC7E41" w:rsidP="00BC7E41">
            <w:pPr>
              <w:pPrChange w:id="1431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[j],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j + 1]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 + 1],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[j]</w:t>
            </w:r>
          </w:p>
          <w:p w:rsidR="00B96D64" w:rsidRDefault="00BC7E41" w:rsidP="00BC7E41">
            <w:pPr>
              <w:pPrChange w:id="1432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j</w:t>
            </w:r>
          </w:p>
          <w:p w:rsidR="00B96D64" w:rsidRDefault="00BC7E41" w:rsidP="00BC7E41">
            <w:pPr>
              <w:pPrChange w:id="1433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</w:p>
          <w:p w:rsidR="00B96D64" w:rsidRDefault="00BC7E41" w:rsidP="00BC7E41">
            <w:pPr>
              <w:pPrChange w:id="1434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</w:p>
          <w:p w:rsidR="00B96D64" w:rsidRDefault="00BC7E41" w:rsidP="00BC7E41">
            <w:pPr>
              <w:pPrChange w:id="1435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:rsidR="00B96D64" w:rsidRDefault="00BC7E41" w:rsidP="00BC7E41">
            <w:pPr>
              <w:pPrChange w:id="1436" w:author="LAB-USR-HUANCAYO" w:date="2026-08-23T12:36:00Z">
                <w:pPr/>
              </w:pPrChange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"Original:",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:rsidR="00B96D64" w:rsidRDefault="00BC7E41" w:rsidP="00BC7E41">
            <w:pPr>
              <w:pPrChange w:id="1437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("Ordenado:",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[:]))</w:t>
            </w:r>
          </w:p>
        </w:tc>
      </w:tr>
    </w:tbl>
    <w:p w:rsidR="00B96D64" w:rsidRDefault="00BC7E41" w:rsidP="00BC7E41">
      <w:pPr>
        <w:pPrChange w:id="1438" w:author="LAB-USR-HUANCAYO" w:date="2026-08-23T12:36:00Z">
          <w:pPr>
            <w:spacing w:after="60"/>
          </w:pPr>
        </w:pPrChange>
      </w:pPr>
      <w:r>
        <w:rPr>
          <w:b/>
          <w:bCs/>
        </w:rPr>
        <w:t xml:space="preserve">Comparaciones reales: 35 / 45 </w:t>
      </w:r>
    </w:p>
    <w:p w:rsidR="00B96D64" w:rsidRDefault="00BC7E41" w:rsidP="00BC7E41">
      <w:pPr>
        <w:pPrChange w:id="1439" w:author="LAB-USR-HUANCAYO" w:date="2026-08-23T12:36:00Z">
          <w:pPr>
            <w:spacing w:after="60"/>
          </w:pPr>
        </w:pPrChange>
      </w:pPr>
      <w:r>
        <w:rPr>
          <w:b/>
          <w:bCs/>
        </w:rPr>
        <w:t>Traza completa: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3"/>
        <w:gridCol w:w="2158"/>
        <w:gridCol w:w="1619"/>
        <w:gridCol w:w="6150"/>
      </w:tblGrid>
      <w:tr w:rsidR="00B96D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C00000"/>
          </w:tcPr>
          <w:p w:rsidR="00B96D64" w:rsidRDefault="00BC7E41" w:rsidP="00BC7E41">
            <w:pPr>
              <w:pPrChange w:id="1440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Pasada</w:t>
            </w:r>
          </w:p>
        </w:tc>
        <w:tc>
          <w:tcPr>
            <w:tcW w:w="1000" w:type="pct"/>
            <w:shd w:val="clear" w:color="auto" w:fill="C00000"/>
          </w:tcPr>
          <w:p w:rsidR="00B96D64" w:rsidRDefault="00BC7E41" w:rsidP="00BC7E41">
            <w:pPr>
              <w:pPrChange w:id="1441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Comparación</w:t>
            </w:r>
          </w:p>
        </w:tc>
        <w:tc>
          <w:tcPr>
            <w:tcW w:w="750" w:type="pct"/>
            <w:shd w:val="clear" w:color="auto" w:fill="C00000"/>
          </w:tcPr>
          <w:p w:rsidR="00B96D64" w:rsidRDefault="00BC7E41" w:rsidP="00BC7E41">
            <w:pPr>
              <w:pPrChange w:id="1442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Intercambio</w:t>
            </w:r>
          </w:p>
        </w:tc>
        <w:tc>
          <w:tcPr>
            <w:tcW w:w="2850" w:type="pct"/>
            <w:shd w:val="clear" w:color="auto" w:fill="C00000"/>
          </w:tcPr>
          <w:p w:rsidR="00B96D64" w:rsidRDefault="00BC7E41" w:rsidP="00BC7E41">
            <w:pPr>
              <w:pPrChange w:id="1443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Estado del arreglo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44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44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56 vs 8041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44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44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[56, 8041, 7, 390, 24, 1675, 908, 1, 63, 4210]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44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44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8041 vs 7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450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45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[56, 7, 8041, 390, 24, 1675, 908, 1, 63, 4210]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45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45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8041 vs 390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454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45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[56, 7, 390, 8041, 24, 1675, 908, 1, 63, 4210]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45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45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8041 vs 24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458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45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[56, 7, 390, 24, 8041, 1675, 908, 1, 63, 4210]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46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46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8041 vs 1675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462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46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[56, 7, 390, 24, 1675, 8041, 908, 1, 63, 4210]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46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46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8041 vs 908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466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46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[56, 7, 390, 24, 1675, 908, 8041, 1, 63, 4210]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46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46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8041 vs 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470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47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[56, 7, 390, 24, 1675, 908, 1, 8041, 63, 4210]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47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47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8041 vs 63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474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47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[56, 7, 390, 24, 1675, 908, 1, 63, 8041, 4210]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47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47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8041 vs 4210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478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47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[56, 7, 390, 24, 1675, 908, 1, 63,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48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48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56 vs 7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482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48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56, 390, 24, 1675, 908, 1, 63,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48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48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56 vs 390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48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48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56, 390, 24, 1675, 908, 1, 63,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48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48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390 vs 24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490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49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56, 24, 390, 1675, 908, 1, 63,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49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49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390 vs 1675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49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49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56, 24, 390, 1675, 908, 1, 63,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49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49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1675 vs 908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498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49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56, 24, 390, 908, 1675, 1, 63,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50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50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1675 vs 1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502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50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56, 24, 390, 908, 1, 1675, 63,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50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50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1675 vs 63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506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50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56, 24, 390, 908, 1, 63, 1675,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50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50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1675 vs 4210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51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51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56, 24, 390, 908, 1, 63, 1675,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51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51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 vs 56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51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51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56, 24, 390, 908, 1, 63, 1675,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51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51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56 vs 24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518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51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24, 56, 390, 908, 1, 63, 1675,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52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52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56 vs 390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52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52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24, 56, 390, 908, 1, 63, 1675,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52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52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390 vs 908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52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52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24, 56, 390, 908, 1, 63, 1675,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52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52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908 vs 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530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53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24, 56, 390, 1, 908, 63, 1675,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53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53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908 vs 63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534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53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24, 56, 390, 1, 63, 908, 1675,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53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53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 vs 24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53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53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24, 56, 390, 1, 63, 908, 1675,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54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54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24 vs 56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54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54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24, 56, 390, 1, 63, 908, 1675,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54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54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56 vs 390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54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54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24, 56, 390, 1, 63, 908, 1675,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54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54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390 vs 1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550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55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24, 56, 1, 390, 63, 908, 1675,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55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55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390 vs 63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554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55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24, 56, 1, 63, 390, 908, 1675,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55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55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 vs 24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55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55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24, 56, 1, 63, 390, 908, 1675,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56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56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24 vs 56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56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56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24, 56, 1, 63, 390, 908, 1675,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56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56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56 vs 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566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567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24, 1, 56, 63, 390, 908, 1675,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56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56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56 vs 63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57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571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24, 1, 56, 63, 390, 908, 1675,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57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57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 vs 24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57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575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24, 1, 56, 63, 390, 908, 1675,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57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57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24 vs 1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578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579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[7, 1, 24, 56, 63, 390, 908, 1675, 4210, 8041]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58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58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 vs 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582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583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[1, 7, 24, 56, 63, 390, 908, 1675, 4210, 8041]</w:t>
            </w:r>
          </w:p>
        </w:tc>
      </w:tr>
    </w:tbl>
    <w:p w:rsidR="00B96D64" w:rsidRDefault="00BC7E41" w:rsidP="00BC7E41">
      <w:pPr>
        <w:pPrChange w:id="1584" w:author="LAB-USR-HUANCAYO" w:date="2026-08-23T12:36:00Z">
          <w:pPr>
            <w:spacing w:after="40"/>
          </w:pPr>
        </w:pPrChange>
      </w:pPr>
      <w:r>
        <w:rPr>
          <w:b/>
          <w:bCs/>
          <w:sz w:val="21"/>
          <w:szCs w:val="21"/>
        </w:rPr>
        <w:t>Arreglo ordenado (resultado final): [1, 7, 24, 56, 63, 390, 908, 1675, 4210, 8041]</w:t>
      </w:r>
    </w:p>
    <w:p w:rsidR="00B96D64" w:rsidRDefault="00BC7E41" w:rsidP="00BC7E41">
      <w:pPr>
        <w:pStyle w:val="Ttulo2"/>
        <w:pageBreakBefore/>
        <w:pPrChange w:id="1585" w:author="LAB-USR-HUANCAYO" w:date="2026-08-23T12:36:00Z">
          <w:pPr>
            <w:pStyle w:val="Ttulo2"/>
            <w:pageBreakBefore/>
            <w:spacing w:before="300" w:after="100"/>
          </w:pPr>
        </w:pPrChange>
      </w:pPr>
      <w:r>
        <w:rPr>
          <w:b/>
          <w:bCs/>
          <w:color w:val="C00000"/>
        </w:rPr>
        <w:lastRenderedPageBreak/>
        <w:t>Ejercicio 10</w:t>
      </w:r>
    </w:p>
    <w:p w:rsidR="00B96D64" w:rsidRDefault="00BC7E41" w:rsidP="00BC7E41">
      <w:pPr>
        <w:pPrChange w:id="1586" w:author="LAB-USR-HUANCAYO" w:date="2026-08-23T12:36:00Z">
          <w:pPr>
            <w:spacing w:after="150"/>
          </w:pPr>
        </w:pPrChange>
      </w:pPr>
      <w:r>
        <w:rPr>
          <w:b/>
          <w:bCs/>
          <w:sz w:val="21"/>
          <w:szCs w:val="21"/>
        </w:rPr>
        <w:t>Arreglo inicial: [2017, 45, 8, 732, 91, 5004, 3, 268, 6471, 19]</w:t>
      </w:r>
    </w:p>
    <w:p w:rsidR="00B96D64" w:rsidRDefault="00BC7E41" w:rsidP="00BC7E41">
      <w:pPr>
        <w:pPrChange w:id="1587" w:author="LAB-USR-HUANCAYO" w:date="2026-08-23T12:36:00Z">
          <w:pPr>
            <w:spacing w:after="60"/>
          </w:pPr>
        </w:pPrChange>
      </w:pPr>
      <w:r>
        <w:rPr>
          <w:b/>
          <w:bCs/>
          <w:sz w:val="21"/>
          <w:szCs w:val="21"/>
        </w:rPr>
        <w:t>Código</w:t>
      </w:r>
      <w:r>
        <w:rPr>
          <w:b/>
          <w:bCs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0"/>
      </w:tblGrid>
      <w:tr w:rsidR="00B96D6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96D64" w:rsidRDefault="00BC7E41" w:rsidP="00BC7E41">
            <w:pPr>
              <w:pPrChange w:id="1588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[2017, 45, 8, 732, 91, 5004, 3, 268, 6471, 19]</w:t>
            </w:r>
          </w:p>
          <w:p w:rsidR="00B96D64" w:rsidRDefault="00BC7E41" w:rsidP="00BC7E41">
            <w:pPr>
              <w:pPrChange w:id="1589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:rsidR="00B96D64" w:rsidRDefault="00BC7E41" w:rsidP="00BC7E41">
            <w:pPr>
              <w:pPrChange w:id="1590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):</w:t>
            </w:r>
          </w:p>
          <w:p w:rsidR="00B96D64" w:rsidRDefault="00BC7E41" w:rsidP="00BC7E41">
            <w:pPr>
              <w:pPrChange w:id="1591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- 1</w:t>
            </w:r>
          </w:p>
          <w:p w:rsidR="00B96D64" w:rsidRDefault="00BC7E41" w:rsidP="00BC7E41">
            <w:pPr>
              <w:pPrChange w:id="1592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&gt; 0:</w:t>
            </w:r>
          </w:p>
          <w:p w:rsidR="00B96D64" w:rsidRDefault="00BC7E41" w:rsidP="00BC7E41">
            <w:pPr>
              <w:pPrChange w:id="1593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</w:t>
            </w:r>
          </w:p>
          <w:p w:rsidR="00B96D64" w:rsidRDefault="00BC7E41" w:rsidP="00BC7E41">
            <w:pPr>
              <w:pPrChange w:id="1594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j in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):</w:t>
            </w:r>
          </w:p>
          <w:p w:rsidR="00B96D64" w:rsidRDefault="00BC7E41" w:rsidP="00BC7E41">
            <w:pPr>
              <w:pPrChange w:id="1595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[j] 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 + 1]:</w:t>
            </w:r>
          </w:p>
          <w:p w:rsidR="00B96D64" w:rsidRDefault="00BC7E41" w:rsidP="00BC7E41">
            <w:pPr>
              <w:pPrChange w:id="1596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[j],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j + 1]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[j + 1],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[j]</w:t>
            </w:r>
          </w:p>
          <w:p w:rsidR="00B96D64" w:rsidRDefault="00BC7E41" w:rsidP="00BC7E41">
            <w:pPr>
              <w:pPrChange w:id="1597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j</w:t>
            </w:r>
          </w:p>
          <w:p w:rsidR="00B96D64" w:rsidRDefault="00BC7E41" w:rsidP="00BC7E41">
            <w:pPr>
              <w:pPrChange w:id="1598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limit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lastSwapIndex</w:t>
            </w:r>
            <w:proofErr w:type="spellEnd"/>
          </w:p>
          <w:p w:rsidR="00B96D64" w:rsidRDefault="00BC7E41" w:rsidP="00BC7E41">
            <w:pPr>
              <w:pPrChange w:id="1599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</w:p>
          <w:p w:rsidR="00B96D64" w:rsidRDefault="00BC7E41" w:rsidP="00BC7E41">
            <w:pPr>
              <w:pPrChange w:id="1600" w:author="LAB-USR-HUANCAYO" w:date="2026-08-23T12:36:00Z">
                <w:pPr/>
              </w:pPrChange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:rsidR="00B96D64" w:rsidRDefault="00BC7E41" w:rsidP="00BC7E41">
            <w:pPr>
              <w:pPrChange w:id="1601" w:author="LAB-USR-HUANCAYO" w:date="2026-08-23T12:36:00Z">
                <w:pPr/>
              </w:pPrChange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"Original:",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:rsidR="00B96D64" w:rsidRDefault="00BC7E41" w:rsidP="00BC7E41">
            <w:pPr>
              <w:pPrChange w:id="1602" w:author="LAB-USR-HUANCAYO" w:date="2026-08-23T12:36:00Z">
                <w:pPr/>
              </w:pPrChange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("Ordenado:",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workingList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[:]))</w:t>
            </w:r>
          </w:p>
        </w:tc>
      </w:tr>
    </w:tbl>
    <w:p w:rsidR="00B96D64" w:rsidRDefault="00BC7E41" w:rsidP="00BC7E41">
      <w:pPr>
        <w:pPrChange w:id="1603" w:author="LAB-USR-HUANCAYO" w:date="2026-08-23T12:36:00Z">
          <w:pPr>
            <w:spacing w:after="60"/>
          </w:pPr>
        </w:pPrChange>
      </w:pPr>
      <w:r>
        <w:rPr>
          <w:b/>
          <w:bCs/>
        </w:rPr>
        <w:t xml:space="preserve">Comparaciones reales: 44 / 45 </w:t>
      </w:r>
    </w:p>
    <w:p w:rsidR="00B96D64" w:rsidRDefault="00BC7E41" w:rsidP="00BC7E41">
      <w:pPr>
        <w:pPrChange w:id="1604" w:author="LAB-USR-HUANCAYO" w:date="2026-08-23T12:36:00Z">
          <w:pPr>
            <w:spacing w:after="60"/>
          </w:pPr>
        </w:pPrChange>
      </w:pPr>
      <w:r>
        <w:rPr>
          <w:b/>
          <w:bCs/>
        </w:rPr>
        <w:t>Traza completa: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3"/>
        <w:gridCol w:w="2158"/>
        <w:gridCol w:w="1619"/>
        <w:gridCol w:w="6150"/>
      </w:tblGrid>
      <w:tr w:rsidR="00B96D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C00000"/>
          </w:tcPr>
          <w:p w:rsidR="00B96D64" w:rsidRDefault="00BC7E41" w:rsidP="00BC7E41">
            <w:pPr>
              <w:pPrChange w:id="1605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Pasada</w:t>
            </w:r>
          </w:p>
        </w:tc>
        <w:tc>
          <w:tcPr>
            <w:tcW w:w="1000" w:type="pct"/>
            <w:shd w:val="clear" w:color="auto" w:fill="C00000"/>
          </w:tcPr>
          <w:p w:rsidR="00B96D64" w:rsidRDefault="00BC7E41" w:rsidP="00BC7E41">
            <w:pPr>
              <w:pPrChange w:id="1606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Comparación</w:t>
            </w:r>
          </w:p>
        </w:tc>
        <w:tc>
          <w:tcPr>
            <w:tcW w:w="750" w:type="pct"/>
            <w:shd w:val="clear" w:color="auto" w:fill="C00000"/>
          </w:tcPr>
          <w:p w:rsidR="00B96D64" w:rsidRDefault="00BC7E41" w:rsidP="00BC7E41">
            <w:pPr>
              <w:pPrChange w:id="1607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Intercambio</w:t>
            </w:r>
          </w:p>
        </w:tc>
        <w:tc>
          <w:tcPr>
            <w:tcW w:w="2850" w:type="pct"/>
            <w:shd w:val="clear" w:color="auto" w:fill="C00000"/>
          </w:tcPr>
          <w:p w:rsidR="00B96D64" w:rsidRDefault="00BC7E41" w:rsidP="00BC7E41">
            <w:pPr>
              <w:pPrChange w:id="1608" w:author="LAB-USR-HUANCAYO" w:date="2026-08-23T12:36:00Z">
                <w:pPr/>
              </w:pPrChange>
            </w:pPr>
            <w:r>
              <w:rPr>
                <w:b/>
                <w:bCs/>
                <w:color w:val="FFFFFF"/>
                <w:sz w:val="17"/>
                <w:szCs w:val="17"/>
              </w:rPr>
              <w:t>Estado del arreglo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60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61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2017 vs 45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61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61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[45, 2017, 8, 732, 91, 5004, 3, 268, 6471, 19]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61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61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2017 vs 8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61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61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[45, 8, 2017, 732, 91, 5004, 3, 268, 6471, 19]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61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61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2017 vs 732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619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62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[45, 8, 732, 2017, 91, 5004, 3, 268, 6471, 19]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62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62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2017 vs 91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623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62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[45, 8, 732, 91, 2017, 5004, 3, 268, 6471, 19]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62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62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2017 vs 5004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62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62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[45, 8, 732, 91, 2017, 5004, 3, 268, 6471, 19]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62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63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5004 vs 3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63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63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[45, 8, 732, 91, 2017, 3, 5004, 268, 6471, 19]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63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63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5004 vs 268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63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63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[45, 8, 732, 91, 2017, 3, 268, 5004, 6471, 19]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63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63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5004 vs 6471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63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64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[45, 8, 732, 91, 2017, 3, 268, 5004, 6471, 19]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64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64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6471 vs 19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643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64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[45, 8, 732, 91, 2017, 3, 268, 5004, 19,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64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64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45 vs 8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64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64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45, 732, 91, 2017, 3, 268, 5004, 19,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64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65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45 vs 732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65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65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45, 732, 91, 2017, 3, 268, 5004, 19,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65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65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732 vs 91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65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65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45, 91, 732, 2017, 3, 268, 5004, 19,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65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65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732 vs 2017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65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66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45, 91, 732, 2017, 3, 268, 5004, 19,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66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66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2017 vs 3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663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66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45, 91, 732, 3, 2017, 268, 5004, 19,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66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66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2017 vs 268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66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66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45, 91, 732, 3, 268, 2017, 5004, 19,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66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67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2017 vs 5004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67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67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45, 91, 732, 3, 268, 2017, 5004, 19,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67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67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5004 vs 19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67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67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45, 91, 732, 3, 268, 2017, 19,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67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67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 vs 45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67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68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45, 91, 732, 3, 268, 2017, 19,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68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68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45 vs 91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68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68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45, 91, 732, 3, 268, 2017, 19,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68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68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91 vs 732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68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68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45, 91, 732, 3, 268, 2017, 19,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68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69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732 vs 3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69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69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45, 91, 3, 732, 268, 2017, 19,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69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69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732 vs 268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69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69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45, 91, 3, 268, 732, 2017, 19,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69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69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732 vs 2017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69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70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45, 91, 3, 268, 732, 2017, 19,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70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70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2017 vs 19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703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70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45, 91, 3, 268, 732, 19, 2017,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70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70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 vs 45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70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70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45, 91, 3, 268, 732, 19, 2017,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70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71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45 vs 91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71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71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45, 91, 3, 268, 732, 19, 2017,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71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71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91 vs 3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71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71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45, 3, 91, 268, 732, 19, 2017,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71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71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91 vs 268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71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72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45, 3, 91, 268, 732, 19, 2017,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72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72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268 vs 732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72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72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45, 3, 91, 268, 732, 19, 2017,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72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72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732 vs 19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72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72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45, 3, 91, 268, 19, 732, 2017,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72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73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 vs 45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73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73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45, 3, 91, 268, 19, 732, 2017,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73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73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45 vs 3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73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73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3, 45, 91, 268, 19, 732, 2017,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73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73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45 vs 91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73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74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3, 45, 91, 268, 19, 732, 2017,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74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74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91 vs 268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74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74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3, 45, 91, 268, 19, 732, 2017,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74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74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268 vs 19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747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74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[8, 3, 45, 91, 19, 268, 732, 2017,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74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75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 vs 3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751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75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8, 45, 91, 19, 268, 732, 2017,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75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75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 vs 45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75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75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8, 45, 91, 19, 268, 732, 2017,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75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75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45 vs 91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75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76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8, 45, 91, 19, 268, 732, 2017,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76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76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91 vs 19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763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76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8, 45, 19, 91, 268, 732, 2017,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765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766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 vs 8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76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768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8, 45, 19, 91, 268, 732, 2017,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76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770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 vs 45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77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772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8, 45, 19, 91, 268, 732, 2017,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</w:tcPr>
          <w:p w:rsidR="00B96D64" w:rsidRDefault="00BC7E41" w:rsidP="00BC7E41">
            <w:pPr>
              <w:pPrChange w:id="177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00" w:type="pct"/>
            <w:shd w:val="clear" w:color="auto" w:fill="FFFFFF"/>
          </w:tcPr>
          <w:p w:rsidR="00B96D64" w:rsidRDefault="00BC7E41" w:rsidP="00BC7E41">
            <w:pPr>
              <w:pPrChange w:id="1774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45 vs 19</w:t>
            </w:r>
          </w:p>
        </w:tc>
        <w:tc>
          <w:tcPr>
            <w:tcW w:w="750" w:type="pct"/>
            <w:shd w:val="clear" w:color="auto" w:fill="FFFFFF"/>
          </w:tcPr>
          <w:p w:rsidR="00B96D64" w:rsidRDefault="00BC7E41" w:rsidP="00BC7E41">
            <w:pPr>
              <w:pPrChange w:id="1775" w:author="LAB-USR-HUANCAYO" w:date="2026-08-23T12:36:00Z">
                <w:pPr/>
              </w:pPrChange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  <w:tc>
          <w:tcPr>
            <w:tcW w:w="2850" w:type="pct"/>
            <w:shd w:val="clear" w:color="auto" w:fill="FFFFFF"/>
          </w:tcPr>
          <w:p w:rsidR="00B96D64" w:rsidRDefault="00BC7E41" w:rsidP="00BC7E41">
            <w:pPr>
              <w:pPrChange w:id="1776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8, 19, 45, 91, 268, 732, 2017,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777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778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3 vs 8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779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780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8, 19, 45, 91, 268, 732, 2017, 5004, 6471]</w:t>
            </w:r>
          </w:p>
        </w:tc>
      </w:tr>
      <w:tr w:rsidR="00B96D64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E4E4"/>
          </w:tcPr>
          <w:p w:rsidR="00B96D64" w:rsidRDefault="00BC7E41" w:rsidP="00BC7E41">
            <w:pPr>
              <w:pPrChange w:id="1781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000" w:type="pct"/>
            <w:shd w:val="clear" w:color="auto" w:fill="FBE4E4"/>
          </w:tcPr>
          <w:p w:rsidR="00B96D64" w:rsidRDefault="00BC7E41" w:rsidP="00BC7E41">
            <w:pPr>
              <w:pPrChange w:id="1782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8 vs 19</w:t>
            </w:r>
          </w:p>
        </w:tc>
        <w:tc>
          <w:tcPr>
            <w:tcW w:w="750" w:type="pct"/>
            <w:shd w:val="clear" w:color="auto" w:fill="FBE4E4"/>
          </w:tcPr>
          <w:p w:rsidR="00B96D64" w:rsidRDefault="00BC7E41" w:rsidP="00BC7E41">
            <w:pPr>
              <w:pPrChange w:id="1783" w:author="LAB-USR-HUANCAYO" w:date="2026-08-23T12:36:00Z">
                <w:pPr/>
              </w:pPrChange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850" w:type="pct"/>
            <w:shd w:val="clear" w:color="auto" w:fill="FBE4E4"/>
          </w:tcPr>
          <w:p w:rsidR="00B96D64" w:rsidRDefault="00BC7E41" w:rsidP="00BC7E41">
            <w:pPr>
              <w:pPrChange w:id="1784" w:author="LAB-USR-HUANCAYO" w:date="2026-08-23T12:36:00Z">
                <w:pPr/>
              </w:pPrChange>
            </w:pPr>
            <w:r>
              <w:rPr>
                <w:sz w:val="15"/>
                <w:szCs w:val="15"/>
              </w:rPr>
              <w:t>[3, 8, 19, 45, 91, 268, 732, 2017, 5004, 6471]</w:t>
            </w:r>
          </w:p>
        </w:tc>
      </w:tr>
    </w:tbl>
    <w:p w:rsidR="00B96D64" w:rsidRDefault="00BC7E41" w:rsidP="00BC7E41">
      <w:pPr>
        <w:pPrChange w:id="1785" w:author="LAB-USR-HUANCAYO" w:date="2026-08-23T12:36:00Z">
          <w:pPr>
            <w:spacing w:after="40"/>
          </w:pPr>
        </w:pPrChange>
      </w:pPr>
      <w:r>
        <w:rPr>
          <w:b/>
          <w:bCs/>
          <w:sz w:val="21"/>
          <w:szCs w:val="21"/>
        </w:rPr>
        <w:t>Arreglo ordenado (resultado final): [3, 8, 19, 45, 91, 268, 732, 2017, 5004, 6471]</w:t>
      </w:r>
    </w:p>
    <w:sectPr w:rsidR="00B96D64" w:rsidSect="00BC7E41">
      <w:pgSz w:w="12240" w:h="15840"/>
      <w:pgMar w:top="720" w:right="720" w:bottom="720" w:left="72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D7D73"/>
    <w:multiLevelType w:val="hybridMultilevel"/>
    <w:tmpl w:val="CE6C9892"/>
    <w:lvl w:ilvl="0" w:tplc="8B0CF38A">
      <w:start w:val="1"/>
      <w:numFmt w:val="bullet"/>
      <w:lvlText w:val="●"/>
      <w:lvlJc w:val="left"/>
      <w:pPr>
        <w:ind w:left="720" w:hanging="360"/>
      </w:pPr>
    </w:lvl>
    <w:lvl w:ilvl="1" w:tplc="77241CE2">
      <w:start w:val="1"/>
      <w:numFmt w:val="bullet"/>
      <w:lvlText w:val="○"/>
      <w:lvlJc w:val="left"/>
      <w:pPr>
        <w:ind w:left="1440" w:hanging="360"/>
      </w:pPr>
    </w:lvl>
    <w:lvl w:ilvl="2" w:tplc="8382AF36">
      <w:start w:val="1"/>
      <w:numFmt w:val="bullet"/>
      <w:lvlText w:val="■"/>
      <w:lvlJc w:val="left"/>
      <w:pPr>
        <w:ind w:left="2160" w:hanging="360"/>
      </w:pPr>
    </w:lvl>
    <w:lvl w:ilvl="3" w:tplc="2B6C2E88">
      <w:start w:val="1"/>
      <w:numFmt w:val="bullet"/>
      <w:lvlText w:val="●"/>
      <w:lvlJc w:val="left"/>
      <w:pPr>
        <w:ind w:left="2880" w:hanging="360"/>
      </w:pPr>
    </w:lvl>
    <w:lvl w:ilvl="4" w:tplc="7958836C">
      <w:start w:val="1"/>
      <w:numFmt w:val="bullet"/>
      <w:lvlText w:val="○"/>
      <w:lvlJc w:val="left"/>
      <w:pPr>
        <w:ind w:left="3600" w:hanging="360"/>
      </w:pPr>
    </w:lvl>
    <w:lvl w:ilvl="5" w:tplc="37700E50">
      <w:start w:val="1"/>
      <w:numFmt w:val="bullet"/>
      <w:lvlText w:val="■"/>
      <w:lvlJc w:val="left"/>
      <w:pPr>
        <w:ind w:left="4320" w:hanging="360"/>
      </w:pPr>
    </w:lvl>
    <w:lvl w:ilvl="6" w:tplc="65AAC334">
      <w:start w:val="1"/>
      <w:numFmt w:val="bullet"/>
      <w:lvlText w:val="●"/>
      <w:lvlJc w:val="left"/>
      <w:pPr>
        <w:ind w:left="5040" w:hanging="360"/>
      </w:pPr>
    </w:lvl>
    <w:lvl w:ilvl="7" w:tplc="2BF60A4C">
      <w:start w:val="1"/>
      <w:numFmt w:val="bullet"/>
      <w:lvlText w:val="●"/>
      <w:lvlJc w:val="left"/>
      <w:pPr>
        <w:ind w:left="5760" w:hanging="360"/>
      </w:pPr>
    </w:lvl>
    <w:lvl w:ilvl="8" w:tplc="632C18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LAB-USR-HUANCAYO">
    <w15:presenceInfo w15:providerId="None" w15:userId="LAB-USR-HUANCAY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D64"/>
    <w:rsid w:val="00B96D64"/>
    <w:rsid w:val="00BC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68A9FC"/>
  <w15:docId w15:val="{7D488E91-E710-44EC-8BCD-55475E13C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1D965-1185-444B-968A-B8F5B3EC5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4768</Words>
  <Characters>26226</Characters>
  <Application>Microsoft Office Word</Application>
  <DocSecurity>0</DocSecurity>
  <Lines>218</Lines>
  <Paragraphs>61</Paragraphs>
  <ScaleCrop>false</ScaleCrop>
  <Company/>
  <LinksUpToDate>false</LinksUpToDate>
  <CharactersWithSpaces>30933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LAB-USR-HUANCAYO</cp:lastModifiedBy>
  <cp:revision>2</cp:revision>
  <dcterms:created xsi:type="dcterms:W3CDTF">2026-08-23T17:33:00Z</dcterms:created>
  <dcterms:modified xsi:type="dcterms:W3CDTF">2026-08-23T17:37:00Z</dcterms:modified>
</cp:coreProperties>
</file>